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4EBA" w:rsidRPr="00E04EBA" w:rsidRDefault="00E04EBA" w:rsidP="00E04EBA">
      <w:pPr>
        <w:widowControl/>
        <w:spacing w:before="100" w:beforeAutospacing="1" w:after="100" w:afterAutospacing="1"/>
        <w:outlineLvl w:val="2"/>
        <w:rPr>
          <w:rFonts w:ascii="新細明體" w:eastAsia="新細明體" w:hAnsi="新細明體" w:cs="新細明體"/>
          <w:b/>
          <w:bCs/>
          <w:kern w:val="0"/>
          <w:sz w:val="27"/>
          <w:szCs w:val="27"/>
        </w:rPr>
      </w:pPr>
      <w:r w:rsidRPr="00E04EBA">
        <w:rPr>
          <w:rFonts w:ascii="新細明體" w:eastAsia="新細明體" w:hAnsi="新細明體" w:cs="新細明體"/>
          <w:b/>
          <w:bCs/>
          <w:kern w:val="0"/>
          <w:sz w:val="27"/>
          <w:szCs w:val="27"/>
        </w:rPr>
        <w:t xml:space="preserve">HOWTO - Create a Raspberry Pi IP Camera with RTSP server. </w:t>
      </w:r>
    </w:p>
    <w:p w:rsidR="00E04EBA" w:rsidRPr="00E04EBA" w:rsidRDefault="00E04EBA" w:rsidP="00E04EBA">
      <w:pPr>
        <w:widowControl/>
        <w:rPr>
          <w:rFonts w:ascii="新細明體" w:eastAsia="新細明體" w:hAnsi="新細明體" w:cs="新細明體"/>
          <w:kern w:val="0"/>
          <w:szCs w:val="24"/>
        </w:rPr>
      </w:pPr>
      <w:r w:rsidRPr="00E04EBA">
        <w:rPr>
          <w:rFonts w:ascii="Trebuchet MS" w:eastAsia="新細明體" w:hAnsi="Trebuchet MS" w:cs="新細明體"/>
          <w:kern w:val="0"/>
          <w:szCs w:val="24"/>
        </w:rPr>
        <w:t xml:space="preserve">At a certain day I wanted to do some video surveillance, see if my kids are safe playing in the street.  After a little while searching on the net for viable camera systems I quickly realised that professional HD IP </w:t>
      </w:r>
      <w:proofErr w:type="gramStart"/>
      <w:r w:rsidRPr="00E04EBA">
        <w:rPr>
          <w:rFonts w:ascii="Trebuchet MS" w:eastAsia="新細明體" w:hAnsi="Trebuchet MS" w:cs="新細明體"/>
          <w:kern w:val="0"/>
          <w:szCs w:val="24"/>
        </w:rPr>
        <w:t>camera's</w:t>
      </w:r>
      <w:proofErr w:type="gramEnd"/>
      <w:r w:rsidRPr="00E04EBA">
        <w:rPr>
          <w:rFonts w:ascii="Trebuchet MS" w:eastAsia="新細明體" w:hAnsi="Trebuchet MS" w:cs="新細明體"/>
          <w:kern w:val="0"/>
          <w:szCs w:val="24"/>
        </w:rPr>
        <w:t xml:space="preserve"> don't come cheap these days.   Since I'm on a tight budget, I started searching for alternatives for this expensive equipment, and since I was already playing around with a Raspberry Pi decided to go further in that direction.   So I ordered a CSI camera module on some vendor outlet website, and started tinkering with it.  Luckily for me there are tons of articles on the net with information about the Raspberry Pi and </w:t>
      </w:r>
      <w:proofErr w:type="gramStart"/>
      <w:r w:rsidRPr="00E04EBA">
        <w:rPr>
          <w:rFonts w:ascii="Trebuchet MS" w:eastAsia="新細明體" w:hAnsi="Trebuchet MS" w:cs="新細明體"/>
          <w:kern w:val="0"/>
          <w:szCs w:val="24"/>
        </w:rPr>
        <w:t>it's</w:t>
      </w:r>
      <w:proofErr w:type="gramEnd"/>
      <w:r w:rsidRPr="00E04EBA">
        <w:rPr>
          <w:rFonts w:ascii="Trebuchet MS" w:eastAsia="新細明體" w:hAnsi="Trebuchet MS" w:cs="新細明體"/>
          <w:kern w:val="0"/>
          <w:szCs w:val="24"/>
        </w:rPr>
        <w:t xml:space="preserve"> camera module.</w:t>
      </w:r>
      <w:r w:rsidRPr="00E04EBA">
        <w:rPr>
          <w:rFonts w:ascii="新細明體" w:eastAsia="新細明體" w:hAnsi="新細明體" w:cs="新細明體"/>
          <w:kern w:val="0"/>
          <w:szCs w:val="24"/>
        </w:rPr>
        <w:br/>
      </w:r>
      <w:r>
        <w:rPr>
          <w:rFonts w:ascii="新細明體" w:eastAsia="新細明體" w:hAnsi="新細明體" w:cs="新細明體"/>
          <w:noProof/>
          <w:color w:val="0000FF"/>
          <w:kern w:val="0"/>
          <w:szCs w:val="24"/>
        </w:rPr>
        <w:drawing>
          <wp:inline distT="0" distB="0" distL="0" distR="0">
            <wp:extent cx="3048000" cy="2286000"/>
            <wp:effectExtent l="0" t="0" r="0" b="0"/>
            <wp:docPr id="1" name="圖片 1" descr="https://3.bp.blogspot.com/-OrDGaEgV49E/VU8D5YWThCI/AAAAAAAAIxs/_SiFar6yj5E/s320/raspberrypi-2.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OrDGaEgV49E/VU8D5YWThCI/AAAAAAAAIxs/_SiFar6yj5E/s320/raspberrypi-2.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r w:rsidRPr="00E04EBA">
        <w:rPr>
          <w:rFonts w:ascii="Trebuchet MS" w:eastAsia="新細明體" w:hAnsi="Trebuchet MS" w:cs="新細明體"/>
          <w:kern w:val="0"/>
          <w:szCs w:val="24"/>
        </w:rPr>
        <w:t xml:space="preserve">Since I already owned a Synology nas with </w:t>
      </w:r>
      <w:proofErr w:type="gramStart"/>
      <w:r w:rsidRPr="00E04EBA">
        <w:rPr>
          <w:rFonts w:ascii="Trebuchet MS" w:eastAsia="新細明體" w:hAnsi="Trebuchet MS" w:cs="新細明體"/>
          <w:kern w:val="0"/>
          <w:szCs w:val="24"/>
        </w:rPr>
        <w:t>a surveillance</w:t>
      </w:r>
      <w:proofErr w:type="gramEnd"/>
      <w:r w:rsidRPr="00E04EBA">
        <w:rPr>
          <w:rFonts w:ascii="Trebuchet MS" w:eastAsia="新細明體" w:hAnsi="Trebuchet MS" w:cs="新細明體"/>
          <w:kern w:val="0"/>
          <w:szCs w:val="24"/>
        </w:rPr>
        <w:t xml:space="preserve"> station software on it, the choice to build a compatible IP camera for this purpose was logical, since surveillance station already had a website and mobile applications where I could view my video feed.</w:t>
      </w:r>
      <w:r w:rsidRPr="00E04EBA">
        <w:rPr>
          <w:rFonts w:ascii="新細明體" w:eastAsia="新細明體" w:hAnsi="新細明體" w:cs="新細明體"/>
          <w:kern w:val="0"/>
          <w:szCs w:val="24"/>
        </w:rPr>
        <w:br/>
      </w:r>
      <w:r w:rsidRPr="00E04EBA">
        <w:rPr>
          <w:rFonts w:ascii="Trebuchet MS" w:eastAsia="新細明體" w:hAnsi="Trebuchet MS" w:cs="新細明體"/>
          <w:kern w:val="0"/>
          <w:szCs w:val="24"/>
        </w:rPr>
        <w:t>If I wanted to build my IP camera to be compatible with my Synology nas, it had to support either MJPEG or H.264 RTSP streaming.  I knew there is a GPU in the Raspberry PI capable of doing H.264 encoding, and a utility called raspivid to drive all this and get this to the stdout of our Rasbian OS, so it seemed logical to take benefit of that knowledge and go the H.264 way for streaming.</w:t>
      </w:r>
      <w:r w:rsidRPr="00E04EBA">
        <w:rPr>
          <w:rFonts w:ascii="新細明體" w:eastAsia="新細明體" w:hAnsi="新細明體" w:cs="新細明體"/>
          <w:kern w:val="0"/>
          <w:szCs w:val="24"/>
        </w:rPr>
        <w:br/>
      </w:r>
      <w:r w:rsidRPr="00E04EBA">
        <w:rPr>
          <w:rFonts w:ascii="Trebuchet MS" w:eastAsia="新細明體" w:hAnsi="Trebuchet MS" w:cs="新細明體"/>
          <w:kern w:val="0"/>
          <w:szCs w:val="24"/>
        </w:rPr>
        <w:t>Now that we had a way to get our video stream, the only thing that remained was pipe this raw video feed into some RTSP server for dispersion to my Synology nas.</w:t>
      </w:r>
      <w:r w:rsidRPr="00E04EBA">
        <w:rPr>
          <w:rFonts w:ascii="新細明體" w:eastAsia="新細明體" w:hAnsi="新細明體" w:cs="新細明體"/>
          <w:kern w:val="0"/>
          <w:szCs w:val="24"/>
        </w:rPr>
        <w:br/>
      </w:r>
      <w:r w:rsidRPr="00E04EBA">
        <w:rPr>
          <w:rFonts w:ascii="Trebuchet MS" w:eastAsia="新細明體" w:hAnsi="Trebuchet MS" w:cs="新細明體"/>
          <w:kern w:val="0"/>
          <w:szCs w:val="24"/>
        </w:rPr>
        <w:t>After searching the net (again :-)) for a while found that there are source-code libraries for standards-based RTP/RTCP/RTSP/SIP multimedia streaming, suitable for embedded and/or low-cost streaming applications provided by Live Networks, you can find their website at </w:t>
      </w:r>
      <w:hyperlink r:id="rId9" w:history="1">
        <w:r w:rsidRPr="00E04EBA">
          <w:rPr>
            <w:rFonts w:ascii="Trebuchet MS" w:eastAsia="新細明體" w:hAnsi="Trebuchet MS" w:cs="新細明體"/>
            <w:color w:val="0000FF"/>
            <w:kern w:val="0"/>
            <w:szCs w:val="24"/>
            <w:u w:val="single"/>
          </w:rPr>
          <w:t>http://www.live555.com/</w:t>
        </w:r>
      </w:hyperlink>
      <w:r w:rsidRPr="00E04EBA">
        <w:rPr>
          <w:rFonts w:ascii="新細明體" w:eastAsia="新細明體" w:hAnsi="新細明體" w:cs="新細明體"/>
          <w:kern w:val="0"/>
          <w:szCs w:val="24"/>
        </w:rPr>
        <w:br/>
      </w:r>
      <w:r w:rsidRPr="00E04EBA">
        <w:rPr>
          <w:rFonts w:ascii="Trebuchet MS" w:eastAsia="新細明體" w:hAnsi="Trebuchet MS" w:cs="新細明體"/>
          <w:kern w:val="0"/>
          <w:szCs w:val="24"/>
        </w:rPr>
        <w:t>Now that I had the whole plot, the only thing that remained was to get busy and put da thing together:</w:t>
      </w:r>
      <w:r w:rsidRPr="00E04EBA">
        <w:rPr>
          <w:rFonts w:ascii="新細明體" w:eastAsia="新細明體" w:hAnsi="新細明體" w:cs="新細明體"/>
          <w:kern w:val="0"/>
          <w:szCs w:val="24"/>
        </w:rPr>
        <w:br/>
      </w:r>
      <w:r w:rsidRPr="00E04EBA">
        <w:rPr>
          <w:rFonts w:ascii="新細明體" w:eastAsia="新細明體" w:hAnsi="新細明體" w:cs="新細明體"/>
          <w:kern w:val="0"/>
          <w:szCs w:val="24"/>
        </w:rPr>
        <w:br/>
      </w:r>
      <w:r w:rsidRPr="00E04EBA">
        <w:rPr>
          <w:rFonts w:ascii="Trebuchet MS" w:eastAsia="新細明體" w:hAnsi="Trebuchet MS" w:cs="新細明體"/>
          <w:kern w:val="0"/>
          <w:szCs w:val="24"/>
        </w:rPr>
        <w:t>To obtain this camera, you have two options, you can build it yourself according to the below instructions, or you can download a ready-built copy from: </w:t>
      </w:r>
      <w:hyperlink r:id="rId10" w:history="1">
        <w:r w:rsidRPr="00E04EBA">
          <w:rPr>
            <w:rFonts w:ascii="Trebuchet MS" w:eastAsia="新細明體" w:hAnsi="Trebuchet MS" w:cs="新細明體"/>
            <w:color w:val="0000FF"/>
            <w:kern w:val="0"/>
            <w:szCs w:val="24"/>
            <w:u w:val="single"/>
          </w:rPr>
          <w:t>http://ronnyvdbr.github.io/RaspberryIPCamera/</w:t>
        </w:r>
      </w:hyperlink>
      <w:r w:rsidRPr="00E04EBA">
        <w:rPr>
          <w:rFonts w:ascii="Trebuchet MS" w:eastAsia="新細明體" w:hAnsi="Trebuchet MS" w:cs="新細明體"/>
          <w:kern w:val="0"/>
          <w:szCs w:val="24"/>
        </w:rPr>
        <w:t> featuring a easily configurable PHP/Web interface.</w:t>
      </w:r>
      <w:r w:rsidRPr="00E04EBA">
        <w:rPr>
          <w:rFonts w:ascii="新細明體" w:eastAsia="新細明體" w:hAnsi="新細明體" w:cs="新細明體"/>
          <w:kern w:val="0"/>
          <w:szCs w:val="24"/>
        </w:rPr>
        <w:br/>
      </w:r>
      <w:r w:rsidRPr="00E04EBA">
        <w:rPr>
          <w:rFonts w:ascii="Trebuchet MS" w:eastAsia="新細明體" w:hAnsi="Trebuchet MS" w:cs="新細明體"/>
          <w:kern w:val="0"/>
          <w:szCs w:val="24"/>
        </w:rPr>
        <w:br/>
        <w:t xml:space="preserve">Download and install Miniban </w:t>
      </w:r>
      <w:r w:rsidRPr="00E04EBA">
        <w:rPr>
          <w:rFonts w:ascii="Trebuchet MS" w:eastAsia="新細明體" w:hAnsi="Trebuchet MS" w:cs="新細明體"/>
          <w:kern w:val="0"/>
          <w:szCs w:val="24"/>
        </w:rPr>
        <w:lastRenderedPageBreak/>
        <w:t>from </w:t>
      </w:r>
      <w:hyperlink r:id="rId11" w:history="1">
        <w:r w:rsidRPr="00E04EBA">
          <w:rPr>
            <w:rFonts w:ascii="Trebuchet MS" w:eastAsia="新細明體" w:hAnsi="Trebuchet MS" w:cs="新細明體"/>
            <w:color w:val="0000FF"/>
            <w:kern w:val="0"/>
            <w:szCs w:val="24"/>
            <w:u w:val="single"/>
          </w:rPr>
          <w:t>http://sourceforge.net/projects/minibian/files/latest/download?source=files</w:t>
        </w:r>
      </w:hyperlink>
      <w:r w:rsidRPr="00E04EBA">
        <w:rPr>
          <w:rFonts w:ascii="Trebuchet MS" w:eastAsia="新細明體" w:hAnsi="Trebuchet MS" w:cs="新細明體"/>
          <w:kern w:val="0"/>
          <w:szCs w:val="24"/>
        </w:rPr>
        <w:t> and put on SD card with win32diskimager.</w:t>
      </w:r>
      <w:r w:rsidRPr="00E04EBA">
        <w:rPr>
          <w:rFonts w:ascii="Trebuchet MS" w:eastAsia="新細明體" w:hAnsi="Trebuchet MS" w:cs="新細明體"/>
          <w:kern w:val="0"/>
          <w:szCs w:val="24"/>
        </w:rPr>
        <w:br/>
        <w:t>This is a minimal Rasbian installation which is compatible with the official Foundation Raspbian distribution.  (</w:t>
      </w:r>
      <w:proofErr w:type="gramStart"/>
      <w:r w:rsidRPr="00E04EBA">
        <w:rPr>
          <w:rFonts w:ascii="Trebuchet MS" w:eastAsia="新細明體" w:hAnsi="Trebuchet MS" w:cs="新細明體"/>
          <w:kern w:val="0"/>
          <w:szCs w:val="24"/>
        </w:rPr>
        <w:t>it's</w:t>
      </w:r>
      <w:proofErr w:type="gramEnd"/>
      <w:r w:rsidRPr="00E04EBA">
        <w:rPr>
          <w:rFonts w:ascii="Trebuchet MS" w:eastAsia="新細明體" w:hAnsi="Trebuchet MS" w:cs="新細明體"/>
          <w:kern w:val="0"/>
          <w:szCs w:val="24"/>
        </w:rPr>
        <w:t xml:space="preserve"> totally not a requirement, you can just as easily start off with the official foundation distribution)</w:t>
      </w:r>
      <w:r w:rsidRPr="00E04EBA">
        <w:rPr>
          <w:rFonts w:ascii="Trebuchet MS" w:eastAsia="新細明體" w:hAnsi="Trebuchet MS" w:cs="新細明體"/>
          <w:kern w:val="0"/>
          <w:szCs w:val="24"/>
        </w:rPr>
        <w:br/>
      </w:r>
      <w:r w:rsidRPr="00E04EBA">
        <w:rPr>
          <w:rFonts w:ascii="Trebuchet MS" w:eastAsia="新細明體" w:hAnsi="Trebuchet MS" w:cs="新細明體"/>
          <w:kern w:val="0"/>
          <w:szCs w:val="24"/>
        </w:rPr>
        <w:br/>
      </w:r>
      <w:r w:rsidRPr="00E04EBA">
        <w:rPr>
          <w:rFonts w:ascii="Trebuchet MS" w:eastAsia="新細明體" w:hAnsi="Trebuchet MS" w:cs="新細明體"/>
          <w:kern w:val="0"/>
          <w:szCs w:val="24"/>
        </w:rPr>
        <w:br/>
        <w:t>After booting up, log in with root and raspberry as password, then perform below steps to expand the root parition, default this is only 512 Mb, we want this bigger for the rest of our software:</w:t>
      </w:r>
      <w:r w:rsidRPr="00E04EBA">
        <w:rPr>
          <w:rFonts w:ascii="新細明體" w:eastAsia="新細明體" w:hAnsi="新細明體" w:cs="新細明體"/>
          <w:kern w:val="0"/>
          <w:szCs w:val="24"/>
        </w:rPr>
        <w:br/>
      </w:r>
    </w:p>
    <w:p w:rsidR="00E04EBA" w:rsidRPr="00E04EBA" w:rsidRDefault="00E04EBA" w:rsidP="00E04EBA">
      <w:pPr>
        <w:widowControl/>
        <w:numPr>
          <w:ilvl w:val="0"/>
          <w:numId w:val="1"/>
        </w:numPr>
        <w:spacing w:before="100" w:beforeAutospacing="1" w:after="100" w:afterAutospacing="1" w:line="384" w:lineRule="atLeast"/>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fdisk /dev/mmcblk0</w:t>
      </w:r>
    </w:p>
    <w:p w:rsidR="00E04EBA" w:rsidRPr="00E04EBA" w:rsidRDefault="00E04EBA" w:rsidP="00E04EBA">
      <w:pPr>
        <w:widowControl/>
        <w:numPr>
          <w:ilvl w:val="0"/>
          <w:numId w:val="1"/>
        </w:numPr>
        <w:spacing w:before="100" w:beforeAutospacing="1" w:after="100" w:afterAutospacing="1" w:line="384" w:lineRule="atLeast"/>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Then delete partitions with d and create a new with n. You can view the existing table with p.</w:t>
      </w:r>
    </w:p>
    <w:p w:rsidR="00E04EBA" w:rsidRPr="00E04EBA" w:rsidRDefault="00E04EBA" w:rsidP="00E04EBA">
      <w:pPr>
        <w:widowControl/>
        <w:numPr>
          <w:ilvl w:val="0"/>
          <w:numId w:val="1"/>
        </w:numPr>
        <w:spacing w:before="100" w:beforeAutospacing="1" w:after="100" w:afterAutospacing="1" w:line="384" w:lineRule="atLeast"/>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p to see the current start of the main partition</w:t>
      </w:r>
    </w:p>
    <w:p w:rsidR="00E04EBA" w:rsidRPr="00E04EBA" w:rsidRDefault="00E04EBA" w:rsidP="00E04EBA">
      <w:pPr>
        <w:widowControl/>
        <w:numPr>
          <w:ilvl w:val="0"/>
          <w:numId w:val="1"/>
        </w:numPr>
        <w:spacing w:before="100" w:beforeAutospacing="1" w:after="100" w:afterAutospacing="1" w:line="384" w:lineRule="atLeast"/>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d, 2 to delete the main partition</w:t>
      </w:r>
    </w:p>
    <w:p w:rsidR="00E04EBA" w:rsidRPr="00E04EBA" w:rsidRDefault="00E04EBA" w:rsidP="00E04EBA">
      <w:pPr>
        <w:widowControl/>
        <w:numPr>
          <w:ilvl w:val="0"/>
          <w:numId w:val="1"/>
        </w:numPr>
        <w:spacing w:before="100" w:beforeAutospacing="1" w:after="100" w:afterAutospacing="1" w:line="384" w:lineRule="atLeast"/>
        <w:rPr>
          <w:rFonts w:ascii="新細明體" w:eastAsia="新細明體" w:hAnsi="新細明體" w:cs="新細明體"/>
          <w:kern w:val="0"/>
          <w:szCs w:val="24"/>
        </w:rPr>
      </w:pPr>
      <w:proofErr w:type="gramStart"/>
      <w:r w:rsidRPr="00E04EBA">
        <w:rPr>
          <w:rFonts w:ascii="Trebuchet MS" w:eastAsia="新細明體" w:hAnsi="Trebuchet MS" w:cs="新細明體"/>
          <w:color w:val="CC0000"/>
          <w:kern w:val="0"/>
          <w:szCs w:val="24"/>
        </w:rPr>
        <w:t>n</w:t>
      </w:r>
      <w:proofErr w:type="gramEnd"/>
      <w:r w:rsidRPr="00E04EBA">
        <w:rPr>
          <w:rFonts w:ascii="Trebuchet MS" w:eastAsia="新細明體" w:hAnsi="Trebuchet MS" w:cs="新細明體"/>
          <w:color w:val="CC0000"/>
          <w:kern w:val="0"/>
          <w:szCs w:val="24"/>
        </w:rPr>
        <w:t xml:space="preserve"> p 2 to create a new primary partition, next you need to enter the start of the old main partition (just press enter), and enter +2G to expand the partition to 2 Gb, Check the p output!</w:t>
      </w:r>
    </w:p>
    <w:p w:rsidR="00E04EBA" w:rsidRPr="00E04EBA" w:rsidRDefault="00E04EBA" w:rsidP="00E04EBA">
      <w:pPr>
        <w:widowControl/>
        <w:numPr>
          <w:ilvl w:val="0"/>
          <w:numId w:val="1"/>
        </w:numPr>
        <w:spacing w:before="100" w:beforeAutospacing="1" w:after="100" w:afterAutospacing="1" w:line="384" w:lineRule="atLeast"/>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w write the new partition table Now you need to reboot:</w:t>
      </w:r>
    </w:p>
    <w:p w:rsidR="00E04EBA" w:rsidRPr="00E04EBA" w:rsidRDefault="00E04EBA" w:rsidP="00E04EBA">
      <w:pPr>
        <w:widowControl/>
        <w:numPr>
          <w:ilvl w:val="0"/>
          <w:numId w:val="1"/>
        </w:numPr>
        <w:spacing w:before="100" w:beforeAutospacing="1" w:after="100" w:afterAutospacing="1" w:line="384" w:lineRule="atLeast"/>
        <w:rPr>
          <w:rFonts w:ascii="新細明體" w:eastAsia="新細明體" w:hAnsi="新細明體" w:cs="新細明體"/>
          <w:kern w:val="0"/>
          <w:szCs w:val="24"/>
        </w:rPr>
      </w:pPr>
      <w:proofErr w:type="gramStart"/>
      <w:r w:rsidRPr="00E04EBA">
        <w:rPr>
          <w:rFonts w:ascii="Trebuchet MS" w:eastAsia="新細明體" w:hAnsi="Trebuchet MS" w:cs="新細明體"/>
          <w:color w:val="CC0000"/>
          <w:kern w:val="0"/>
          <w:szCs w:val="24"/>
        </w:rPr>
        <w:t>shutdown</w:t>
      </w:r>
      <w:proofErr w:type="gramEnd"/>
      <w:r w:rsidRPr="00E04EBA">
        <w:rPr>
          <w:rFonts w:ascii="Trebuchet MS" w:eastAsia="新細明體" w:hAnsi="Trebuchet MS" w:cs="新細明體"/>
          <w:color w:val="CC0000"/>
          <w:kern w:val="0"/>
          <w:szCs w:val="24"/>
        </w:rPr>
        <w:t xml:space="preserve"> -r now After the reboot you need to resize the filesystem on the partition. The resize2fs command will resize your filesystem to the new size from the changed partition table.</w:t>
      </w:r>
    </w:p>
    <w:p w:rsidR="00E04EBA" w:rsidRPr="00E04EBA" w:rsidRDefault="00E04EBA" w:rsidP="00E04EBA">
      <w:pPr>
        <w:widowControl/>
        <w:numPr>
          <w:ilvl w:val="0"/>
          <w:numId w:val="1"/>
        </w:numPr>
        <w:spacing w:before="100" w:beforeAutospacing="1" w:after="100" w:afterAutospacing="1" w:line="384" w:lineRule="atLeast"/>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reboot</w:t>
      </w:r>
    </w:p>
    <w:p w:rsidR="00E04EBA" w:rsidRPr="00E04EBA" w:rsidRDefault="00E04EBA" w:rsidP="00E04EBA">
      <w:pPr>
        <w:widowControl/>
        <w:numPr>
          <w:ilvl w:val="0"/>
          <w:numId w:val="1"/>
        </w:numPr>
        <w:spacing w:before="100" w:beforeAutospacing="1" w:after="100" w:afterAutospacing="1" w:line="384" w:lineRule="atLeast"/>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resize2fs /dev/mmcblk0p2</w:t>
      </w:r>
    </w:p>
    <w:p w:rsidR="00E04EBA" w:rsidRPr="00E04EBA" w:rsidRDefault="00E04EBA" w:rsidP="00E04EBA">
      <w:pPr>
        <w:widowControl/>
        <w:rPr>
          <w:rFonts w:ascii="新細明體" w:eastAsia="新細明體" w:hAnsi="新細明體" w:cs="新細明體"/>
          <w:kern w:val="0"/>
          <w:szCs w:val="24"/>
        </w:rPr>
      </w:pPr>
      <w:r w:rsidRPr="00E04EBA">
        <w:rPr>
          <w:rFonts w:ascii="Trebuchet MS" w:eastAsia="新細明體" w:hAnsi="Trebuchet MS" w:cs="新細明體"/>
          <w:kern w:val="0"/>
          <w:szCs w:val="24"/>
        </w:rPr>
        <w:br/>
      </w:r>
      <w:r w:rsidRPr="00E04EBA">
        <w:rPr>
          <w:rFonts w:ascii="Trebuchet MS" w:eastAsia="新細明體" w:hAnsi="Trebuchet MS" w:cs="新細明體"/>
          <w:kern w:val="0"/>
          <w:szCs w:val="24"/>
        </w:rPr>
        <w:br/>
        <w:t>Let's regenerate our SSH keys, to privatise our SSH server:</w:t>
      </w:r>
    </w:p>
    <w:p w:rsidR="00E04EBA" w:rsidRPr="00E04EBA" w:rsidRDefault="00E04EBA" w:rsidP="00E04EBA">
      <w:pPr>
        <w:widowControl/>
        <w:numPr>
          <w:ilvl w:val="0"/>
          <w:numId w:val="2"/>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rm /etc/ssh/ssh_host_* &amp;&amp; dpkg-reconfigure openssh-server</w:t>
      </w:r>
    </w:p>
    <w:p w:rsidR="00E04EBA" w:rsidRPr="00E04EBA" w:rsidRDefault="00E04EBA" w:rsidP="00E04EBA">
      <w:pPr>
        <w:widowControl/>
        <w:spacing w:after="240"/>
        <w:rPr>
          <w:rFonts w:ascii="新細明體" w:eastAsia="新細明體" w:hAnsi="新細明體" w:cs="新細明體"/>
          <w:kern w:val="0"/>
          <w:szCs w:val="24"/>
        </w:rPr>
      </w:pPr>
    </w:p>
    <w:p w:rsidR="00E04EBA" w:rsidRPr="00E04EBA" w:rsidRDefault="00E04EBA" w:rsidP="00E04EBA">
      <w:pPr>
        <w:widowControl/>
        <w:rPr>
          <w:rFonts w:ascii="新細明體" w:eastAsia="新細明體" w:hAnsi="新細明體" w:cs="新細明體"/>
          <w:kern w:val="0"/>
          <w:szCs w:val="24"/>
        </w:rPr>
      </w:pPr>
    </w:p>
    <w:p w:rsidR="00E04EBA" w:rsidRPr="00E04EBA" w:rsidRDefault="00E04EBA" w:rsidP="00E04EBA">
      <w:pPr>
        <w:widowControl/>
        <w:rPr>
          <w:rFonts w:ascii="新細明體" w:eastAsia="新細明體" w:hAnsi="新細明體" w:cs="新細明體"/>
          <w:kern w:val="0"/>
          <w:szCs w:val="24"/>
        </w:rPr>
      </w:pPr>
      <w:r w:rsidRPr="00E04EBA">
        <w:rPr>
          <w:rFonts w:ascii="Trebuchet MS" w:eastAsia="新細明體" w:hAnsi="Trebuchet MS" w:cs="新細明體"/>
          <w:kern w:val="0"/>
          <w:szCs w:val="24"/>
        </w:rPr>
        <w:t>Set the correct time zone for our Raspberry Pi:</w:t>
      </w:r>
    </w:p>
    <w:p w:rsidR="00E04EBA" w:rsidRPr="00E04EBA" w:rsidRDefault="00E04EBA" w:rsidP="00E04EBA">
      <w:pPr>
        <w:widowControl/>
        <w:numPr>
          <w:ilvl w:val="0"/>
          <w:numId w:val="3"/>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echo "Europe/Brussels" &gt; /etc/timezone</w:t>
      </w:r>
    </w:p>
    <w:p w:rsidR="00E04EBA" w:rsidRPr="00E04EBA" w:rsidRDefault="00E04EBA" w:rsidP="00E04EBA">
      <w:pPr>
        <w:widowControl/>
        <w:numPr>
          <w:ilvl w:val="0"/>
          <w:numId w:val="3"/>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dpkg-reconfigure -f noninteractive tzdata</w:t>
      </w:r>
    </w:p>
    <w:p w:rsidR="00E04EBA" w:rsidRPr="00E04EBA" w:rsidRDefault="00E04EBA" w:rsidP="00E04EBA">
      <w:pPr>
        <w:widowControl/>
        <w:rPr>
          <w:rFonts w:ascii="新細明體" w:eastAsia="新細明體" w:hAnsi="新細明體" w:cs="新細明體"/>
          <w:kern w:val="0"/>
          <w:szCs w:val="24"/>
        </w:rPr>
      </w:pPr>
    </w:p>
    <w:p w:rsidR="00E04EBA" w:rsidRPr="00E04EBA" w:rsidRDefault="00E04EBA" w:rsidP="00E04EBA">
      <w:pPr>
        <w:widowControl/>
        <w:rPr>
          <w:rFonts w:ascii="新細明體" w:eastAsia="新細明體" w:hAnsi="新細明體" w:cs="新細明體"/>
          <w:kern w:val="0"/>
          <w:szCs w:val="24"/>
        </w:rPr>
      </w:pPr>
    </w:p>
    <w:p w:rsidR="00E04EBA" w:rsidRPr="00E04EBA" w:rsidRDefault="00E04EBA" w:rsidP="00E04EBA">
      <w:pPr>
        <w:widowControl/>
        <w:rPr>
          <w:rFonts w:ascii="新細明體" w:eastAsia="新細明體" w:hAnsi="新細明體" w:cs="新細明體"/>
          <w:kern w:val="0"/>
          <w:szCs w:val="24"/>
        </w:rPr>
      </w:pPr>
    </w:p>
    <w:p w:rsidR="00E04EBA" w:rsidRPr="00E04EBA" w:rsidRDefault="00E04EBA" w:rsidP="00E04EBA">
      <w:pPr>
        <w:widowControl/>
        <w:rPr>
          <w:rFonts w:ascii="新細明體" w:eastAsia="新細明體" w:hAnsi="新細明體" w:cs="新細明體"/>
          <w:kern w:val="0"/>
          <w:szCs w:val="24"/>
        </w:rPr>
      </w:pPr>
      <w:r w:rsidRPr="00E04EBA">
        <w:rPr>
          <w:rFonts w:ascii="Trebuchet MS" w:eastAsia="新細明體" w:hAnsi="Trebuchet MS" w:cs="新細明體"/>
          <w:kern w:val="0"/>
          <w:szCs w:val="24"/>
        </w:rPr>
        <w:lastRenderedPageBreak/>
        <w:t>Generate locale data for our Raspberry Pi:</w:t>
      </w:r>
    </w:p>
    <w:p w:rsidR="00E04EBA" w:rsidRPr="00E04EBA" w:rsidRDefault="00E04EBA" w:rsidP="00E04EBA">
      <w:pPr>
        <w:widowControl/>
        <w:spacing w:after="240"/>
        <w:rPr>
          <w:rFonts w:ascii="新細明體" w:eastAsia="新細明體" w:hAnsi="新細明體" w:cs="新細明體"/>
          <w:kern w:val="0"/>
          <w:szCs w:val="24"/>
        </w:rPr>
      </w:pPr>
    </w:p>
    <w:p w:rsidR="00E04EBA" w:rsidRPr="00E04EBA" w:rsidRDefault="00E04EBA" w:rsidP="00E04EBA">
      <w:pPr>
        <w:widowControl/>
        <w:numPr>
          <w:ilvl w:val="0"/>
          <w:numId w:val="4"/>
        </w:numPr>
        <w:spacing w:before="100" w:beforeAutospacing="1" w:after="100" w:afterAutospacing="1"/>
        <w:rPr>
          <w:rFonts w:ascii="Trebuchet MS" w:eastAsia="新細明體" w:hAnsi="Trebuchet MS" w:cs="新細明體"/>
          <w:color w:val="CC0000"/>
          <w:kern w:val="0"/>
          <w:szCs w:val="24"/>
        </w:rPr>
      </w:pPr>
      <w:r w:rsidRPr="00E04EBA">
        <w:rPr>
          <w:rFonts w:ascii="Trebuchet MS" w:eastAsia="新細明體" w:hAnsi="Trebuchet MS" w:cs="新細明體"/>
          <w:color w:val="CC0000"/>
          <w:kern w:val="0"/>
          <w:szCs w:val="24"/>
        </w:rPr>
        <w:t>sed -i "s/# en_US.UTF-8 UTF-8/en_US.UTF-8 UTF-8/g" /etc/locale.gen</w:t>
      </w:r>
    </w:p>
    <w:p w:rsidR="00E04EBA" w:rsidRPr="00E04EBA" w:rsidRDefault="00E04EBA" w:rsidP="00E04EBA">
      <w:pPr>
        <w:widowControl/>
        <w:numPr>
          <w:ilvl w:val="0"/>
          <w:numId w:val="4"/>
        </w:numPr>
        <w:spacing w:before="100" w:beforeAutospacing="1" w:after="100" w:afterAutospacing="1"/>
        <w:rPr>
          <w:rFonts w:ascii="Trebuchet MS" w:eastAsia="新細明體" w:hAnsi="Trebuchet MS" w:cs="新細明體"/>
          <w:color w:val="CC0000"/>
          <w:kern w:val="0"/>
          <w:szCs w:val="24"/>
        </w:rPr>
      </w:pPr>
      <w:r w:rsidRPr="00E04EBA">
        <w:rPr>
          <w:rFonts w:ascii="Trebuchet MS" w:eastAsia="新細明體" w:hAnsi="Trebuchet MS" w:cs="新細明體"/>
          <w:color w:val="CC0000"/>
          <w:kern w:val="0"/>
          <w:szCs w:val="24"/>
        </w:rPr>
        <w:t>/usr/sbin/locale-gen</w:t>
      </w:r>
    </w:p>
    <w:p w:rsidR="00E04EBA" w:rsidRPr="00E04EBA" w:rsidRDefault="00E04EBA" w:rsidP="00E04EBA">
      <w:pPr>
        <w:widowControl/>
        <w:rPr>
          <w:rFonts w:ascii="新細明體" w:eastAsia="新細明體" w:hAnsi="新細明體" w:cs="新細明體"/>
          <w:kern w:val="0"/>
          <w:szCs w:val="24"/>
        </w:rPr>
      </w:pPr>
    </w:p>
    <w:p w:rsidR="00E04EBA" w:rsidRPr="00E04EBA" w:rsidRDefault="00E04EBA" w:rsidP="00E04EBA">
      <w:pPr>
        <w:widowControl/>
        <w:rPr>
          <w:rFonts w:ascii="新細明體" w:eastAsia="新細明體" w:hAnsi="新細明體" w:cs="新細明體"/>
          <w:kern w:val="0"/>
          <w:szCs w:val="24"/>
        </w:rPr>
      </w:pPr>
      <w:r w:rsidRPr="00E04EBA">
        <w:rPr>
          <w:rFonts w:ascii="Trebuchet MS" w:eastAsia="新細明體" w:hAnsi="Trebuchet MS" w:cs="新細明體"/>
          <w:kern w:val="0"/>
          <w:szCs w:val="24"/>
        </w:rPr>
        <w:t>Update our Raspberry Pi to the latest version:</w:t>
      </w:r>
    </w:p>
    <w:p w:rsidR="00E04EBA" w:rsidRPr="00E04EBA" w:rsidRDefault="00E04EBA" w:rsidP="00E04EBA">
      <w:pPr>
        <w:widowControl/>
        <w:numPr>
          <w:ilvl w:val="0"/>
          <w:numId w:val="5"/>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apt-get update</w:t>
      </w:r>
    </w:p>
    <w:p w:rsidR="00E04EBA" w:rsidRPr="00E04EBA" w:rsidRDefault="00E04EBA" w:rsidP="00E04EBA">
      <w:pPr>
        <w:widowControl/>
        <w:numPr>
          <w:ilvl w:val="0"/>
          <w:numId w:val="5"/>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apt-get -y upgrade</w:t>
      </w:r>
    </w:p>
    <w:p w:rsidR="00E04EBA" w:rsidRPr="00E04EBA" w:rsidRDefault="00E04EBA" w:rsidP="00E04EBA">
      <w:pPr>
        <w:widowControl/>
        <w:numPr>
          <w:ilvl w:val="0"/>
          <w:numId w:val="5"/>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apt-get -y install rpi-update</w:t>
      </w:r>
    </w:p>
    <w:p w:rsidR="00E04EBA" w:rsidRPr="00E04EBA" w:rsidRDefault="00E04EBA" w:rsidP="00E04EBA">
      <w:pPr>
        <w:widowControl/>
        <w:numPr>
          <w:ilvl w:val="0"/>
          <w:numId w:val="5"/>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rpi-update</w:t>
      </w:r>
    </w:p>
    <w:p w:rsidR="00E04EBA" w:rsidRPr="00E04EBA" w:rsidRDefault="00E04EBA" w:rsidP="00E04EBA">
      <w:pPr>
        <w:widowControl/>
        <w:numPr>
          <w:ilvl w:val="0"/>
          <w:numId w:val="5"/>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reboot</w:t>
      </w:r>
    </w:p>
    <w:p w:rsidR="00E04EBA" w:rsidRPr="00E04EBA" w:rsidRDefault="00E04EBA" w:rsidP="00E04EBA">
      <w:pPr>
        <w:widowControl/>
        <w:rPr>
          <w:rFonts w:ascii="新細明體" w:eastAsia="新細明體" w:hAnsi="新細明體" w:cs="新細明體"/>
          <w:kern w:val="0"/>
          <w:szCs w:val="24"/>
        </w:rPr>
      </w:pPr>
    </w:p>
    <w:p w:rsidR="00E04EBA" w:rsidRPr="00E04EBA" w:rsidRDefault="00E04EBA" w:rsidP="00E04EBA">
      <w:pPr>
        <w:widowControl/>
        <w:rPr>
          <w:rFonts w:ascii="新細明體" w:eastAsia="新細明體" w:hAnsi="新細明體" w:cs="新細明體"/>
          <w:kern w:val="0"/>
          <w:szCs w:val="24"/>
        </w:rPr>
      </w:pPr>
      <w:r w:rsidRPr="00E04EBA">
        <w:rPr>
          <w:rFonts w:ascii="Trebuchet MS" w:eastAsia="新細明體" w:hAnsi="Trebuchet MS" w:cs="新細明體"/>
          <w:kern w:val="0"/>
          <w:szCs w:val="24"/>
        </w:rPr>
        <w:t>Install raspi-config and enable our camera:</w:t>
      </w:r>
    </w:p>
    <w:p w:rsidR="00E04EBA" w:rsidRPr="00E04EBA" w:rsidRDefault="00E04EBA" w:rsidP="00E04EBA">
      <w:pPr>
        <w:widowControl/>
        <w:numPr>
          <w:ilvl w:val="0"/>
          <w:numId w:val="6"/>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apt-get -y install raspi-config</w:t>
      </w:r>
    </w:p>
    <w:p w:rsidR="00E04EBA" w:rsidRPr="00E04EBA" w:rsidRDefault="00E04EBA" w:rsidP="00E04EBA">
      <w:pPr>
        <w:widowControl/>
        <w:numPr>
          <w:ilvl w:val="0"/>
          <w:numId w:val="6"/>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execute raspi-config and select 5 to enable camera</w:t>
      </w:r>
    </w:p>
    <w:p w:rsidR="00E04EBA" w:rsidRPr="00E04EBA" w:rsidRDefault="00E04EBA" w:rsidP="00E04EBA">
      <w:pPr>
        <w:widowControl/>
        <w:numPr>
          <w:ilvl w:val="0"/>
          <w:numId w:val="6"/>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now reboot</w:t>
      </w:r>
    </w:p>
    <w:p w:rsidR="00E04EBA" w:rsidRPr="00E04EBA" w:rsidRDefault="00E04EBA" w:rsidP="00E04EBA">
      <w:pPr>
        <w:widowControl/>
        <w:rPr>
          <w:rFonts w:ascii="新細明體" w:eastAsia="新細明體" w:hAnsi="新細明體" w:cs="新細明體"/>
          <w:kern w:val="0"/>
          <w:szCs w:val="24"/>
        </w:rPr>
      </w:pPr>
    </w:p>
    <w:p w:rsidR="00E04EBA" w:rsidRPr="00E04EBA" w:rsidRDefault="00E04EBA" w:rsidP="00E04EBA">
      <w:pPr>
        <w:widowControl/>
        <w:rPr>
          <w:rFonts w:ascii="新細明體" w:eastAsia="新細明體" w:hAnsi="新細明體" w:cs="新細明體"/>
          <w:kern w:val="0"/>
          <w:szCs w:val="24"/>
        </w:rPr>
      </w:pPr>
      <w:r w:rsidRPr="00E04EBA">
        <w:rPr>
          <w:rFonts w:ascii="Trebuchet MS" w:eastAsia="新細明體" w:hAnsi="Trebuchet MS" w:cs="新細明體"/>
          <w:kern w:val="0"/>
          <w:szCs w:val="24"/>
        </w:rPr>
        <w:t>Since the Miniban installation does not have a pi user set up, let create one and configure it:</w:t>
      </w:r>
    </w:p>
    <w:p w:rsidR="00E04EBA" w:rsidRPr="00E04EBA" w:rsidRDefault="00E04EBA" w:rsidP="00E04EBA">
      <w:pPr>
        <w:widowControl/>
        <w:spacing w:after="240"/>
        <w:rPr>
          <w:rFonts w:ascii="新細明體" w:eastAsia="新細明體" w:hAnsi="新細明體" w:cs="新細明體"/>
          <w:kern w:val="0"/>
          <w:szCs w:val="24"/>
        </w:rPr>
      </w:pPr>
    </w:p>
    <w:p w:rsidR="00E04EBA" w:rsidRPr="00E04EBA" w:rsidRDefault="00E04EBA" w:rsidP="00E04EBA">
      <w:pPr>
        <w:widowControl/>
        <w:numPr>
          <w:ilvl w:val="0"/>
          <w:numId w:val="7"/>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apt-get -y install sudo</w:t>
      </w:r>
    </w:p>
    <w:p w:rsidR="00E04EBA" w:rsidRPr="00E04EBA" w:rsidRDefault="00E04EBA" w:rsidP="00E04EBA">
      <w:pPr>
        <w:widowControl/>
        <w:numPr>
          <w:ilvl w:val="0"/>
          <w:numId w:val="7"/>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useradd pi</w:t>
      </w:r>
    </w:p>
    <w:p w:rsidR="00E04EBA" w:rsidRPr="00E04EBA" w:rsidRDefault="00E04EBA" w:rsidP="00E04EBA">
      <w:pPr>
        <w:widowControl/>
        <w:numPr>
          <w:ilvl w:val="0"/>
          <w:numId w:val="7"/>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echo 'pi:raspberry'|chpasswd</w:t>
      </w:r>
    </w:p>
    <w:p w:rsidR="00E04EBA" w:rsidRPr="00E04EBA" w:rsidRDefault="00E04EBA" w:rsidP="00E04EBA">
      <w:pPr>
        <w:widowControl/>
        <w:numPr>
          <w:ilvl w:val="0"/>
          <w:numId w:val="7"/>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usermod -a -G sudo pi</w:t>
      </w:r>
    </w:p>
    <w:p w:rsidR="00E04EBA" w:rsidRPr="00E04EBA" w:rsidRDefault="00E04EBA" w:rsidP="00E04EBA">
      <w:pPr>
        <w:widowControl/>
        <w:numPr>
          <w:ilvl w:val="0"/>
          <w:numId w:val="7"/>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mkdir /home/pi</w:t>
      </w:r>
    </w:p>
    <w:p w:rsidR="00E04EBA" w:rsidRPr="00E04EBA" w:rsidRDefault="00E04EBA" w:rsidP="00E04EBA">
      <w:pPr>
        <w:widowControl/>
        <w:numPr>
          <w:ilvl w:val="0"/>
          <w:numId w:val="7"/>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cp /root/.profile /home/pi/.profile</w:t>
      </w:r>
    </w:p>
    <w:p w:rsidR="00E04EBA" w:rsidRPr="00E04EBA" w:rsidRDefault="00E04EBA" w:rsidP="00E04EBA">
      <w:pPr>
        <w:widowControl/>
        <w:numPr>
          <w:ilvl w:val="0"/>
          <w:numId w:val="7"/>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cp /root/.bashrc /home/pi/.bashrc</w:t>
      </w:r>
    </w:p>
    <w:p w:rsidR="00E04EBA" w:rsidRPr="00E04EBA" w:rsidRDefault="00E04EBA" w:rsidP="00E04EBA">
      <w:pPr>
        <w:widowControl/>
        <w:numPr>
          <w:ilvl w:val="0"/>
          <w:numId w:val="7"/>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chown -R pi /home/pi</w:t>
      </w:r>
    </w:p>
    <w:p w:rsidR="00E04EBA" w:rsidRPr="00E04EBA" w:rsidRDefault="00E04EBA" w:rsidP="00E04EBA">
      <w:pPr>
        <w:widowControl/>
        <w:numPr>
          <w:ilvl w:val="0"/>
          <w:numId w:val="7"/>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chgrp -R pi /home/pi</w:t>
      </w:r>
    </w:p>
    <w:p w:rsidR="00E04EBA" w:rsidRPr="00E04EBA" w:rsidRDefault="00E04EBA" w:rsidP="00E04EBA">
      <w:pPr>
        <w:widowControl/>
        <w:numPr>
          <w:ilvl w:val="0"/>
          <w:numId w:val="7"/>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chmod -R 755 /home/pi</w:t>
      </w:r>
    </w:p>
    <w:p w:rsidR="00E04EBA" w:rsidRPr="00E04EBA" w:rsidRDefault="00E04EBA" w:rsidP="00E04EBA">
      <w:pPr>
        <w:widowControl/>
        <w:numPr>
          <w:ilvl w:val="0"/>
          <w:numId w:val="7"/>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sed -i 's/pi:x:1000:1000::\/home\/pi:\/bin\/sh/pi:x:1000:1000::\/home\/pi:\/bin\/bash/g' /etc/passwd</w:t>
      </w:r>
    </w:p>
    <w:p w:rsidR="00E04EBA" w:rsidRPr="00E04EBA" w:rsidRDefault="00E04EBA" w:rsidP="00E04EBA">
      <w:pPr>
        <w:widowControl/>
        <w:numPr>
          <w:ilvl w:val="0"/>
          <w:numId w:val="7"/>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sed -i 's/# export LS_OPTIONS=/export LS_OPTIONS=/g' /home/pi/.bashrc</w:t>
      </w:r>
    </w:p>
    <w:p w:rsidR="00E04EBA" w:rsidRPr="00E04EBA" w:rsidRDefault="00E04EBA" w:rsidP="00E04EBA">
      <w:pPr>
        <w:widowControl/>
        <w:numPr>
          <w:ilvl w:val="0"/>
          <w:numId w:val="7"/>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sed -i 's/# eval/eval/g' /home/pi/.bashrc</w:t>
      </w:r>
    </w:p>
    <w:p w:rsidR="00E04EBA" w:rsidRPr="00E04EBA" w:rsidRDefault="00E04EBA" w:rsidP="00E04EBA">
      <w:pPr>
        <w:widowControl/>
        <w:numPr>
          <w:ilvl w:val="0"/>
          <w:numId w:val="7"/>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sed -i "s/# alias ls=/alias ls=/g" /home/pi/.bashrc</w:t>
      </w:r>
    </w:p>
    <w:p w:rsidR="00E04EBA" w:rsidRPr="00E04EBA" w:rsidRDefault="00E04EBA" w:rsidP="00E04EBA">
      <w:pPr>
        <w:widowControl/>
        <w:numPr>
          <w:ilvl w:val="0"/>
          <w:numId w:val="7"/>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sed -i "s/# alias ll=/alias ll=/g" /home/pi/.bashrc</w:t>
      </w:r>
    </w:p>
    <w:p w:rsidR="00E04EBA" w:rsidRPr="00E04EBA" w:rsidRDefault="00E04EBA" w:rsidP="00E04EBA">
      <w:pPr>
        <w:widowControl/>
        <w:numPr>
          <w:ilvl w:val="0"/>
          <w:numId w:val="7"/>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sed -i "s/# alias l=/alias l=/g" /home/pi/.bashrc</w:t>
      </w:r>
    </w:p>
    <w:p w:rsidR="00E04EBA" w:rsidRPr="00E04EBA" w:rsidRDefault="00E04EBA" w:rsidP="00E04EBA">
      <w:pPr>
        <w:widowControl/>
        <w:rPr>
          <w:rFonts w:ascii="新細明體" w:eastAsia="新細明體" w:hAnsi="新細明體" w:cs="新細明體"/>
          <w:kern w:val="0"/>
          <w:szCs w:val="24"/>
        </w:rPr>
      </w:pPr>
    </w:p>
    <w:p w:rsidR="00E04EBA" w:rsidRPr="00E04EBA" w:rsidRDefault="00E04EBA" w:rsidP="00E04EBA">
      <w:pPr>
        <w:widowControl/>
        <w:rPr>
          <w:rFonts w:ascii="新細明體" w:eastAsia="新細明體" w:hAnsi="新細明體" w:cs="新細明體"/>
          <w:kern w:val="0"/>
          <w:szCs w:val="24"/>
        </w:rPr>
      </w:pPr>
      <w:r w:rsidRPr="00E04EBA">
        <w:rPr>
          <w:rFonts w:ascii="Trebuchet MS" w:eastAsia="新細明體" w:hAnsi="Trebuchet MS" w:cs="新細明體"/>
          <w:kern w:val="0"/>
          <w:szCs w:val="24"/>
        </w:rPr>
        <w:t>Install our development environment for building software:</w:t>
      </w:r>
    </w:p>
    <w:p w:rsidR="00E04EBA" w:rsidRPr="00E04EBA" w:rsidRDefault="00E04EBA" w:rsidP="00E04EBA">
      <w:pPr>
        <w:widowControl/>
        <w:numPr>
          <w:ilvl w:val="0"/>
          <w:numId w:val="8"/>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apt-get -y install build-essential</w:t>
      </w:r>
    </w:p>
    <w:p w:rsidR="00E04EBA" w:rsidRPr="00E04EBA" w:rsidRDefault="00E04EBA" w:rsidP="00E04EBA">
      <w:pPr>
        <w:widowControl/>
        <w:rPr>
          <w:rFonts w:ascii="新細明體" w:eastAsia="新細明體" w:hAnsi="新細明體" w:cs="新細明體"/>
          <w:kern w:val="0"/>
          <w:szCs w:val="24"/>
        </w:rPr>
      </w:pPr>
    </w:p>
    <w:p w:rsidR="00E04EBA" w:rsidRPr="00E04EBA" w:rsidRDefault="00E04EBA" w:rsidP="00E04EBA">
      <w:pPr>
        <w:widowControl/>
        <w:rPr>
          <w:rFonts w:ascii="新細明體" w:eastAsia="新細明體" w:hAnsi="新細明體" w:cs="新細明體"/>
          <w:kern w:val="0"/>
          <w:szCs w:val="24"/>
        </w:rPr>
      </w:pPr>
    </w:p>
    <w:p w:rsidR="00E04EBA" w:rsidRPr="00E04EBA" w:rsidRDefault="00E04EBA" w:rsidP="00E04EBA">
      <w:pPr>
        <w:widowControl/>
        <w:rPr>
          <w:rFonts w:ascii="新細明體" w:eastAsia="新細明體" w:hAnsi="新細明體" w:cs="新細明體"/>
          <w:kern w:val="0"/>
          <w:szCs w:val="24"/>
        </w:rPr>
      </w:pPr>
      <w:r w:rsidRPr="00E04EBA">
        <w:rPr>
          <w:rFonts w:ascii="Trebuchet MS" w:eastAsia="新細明體" w:hAnsi="Trebuchet MS" w:cs="新細明體"/>
          <w:kern w:val="0"/>
          <w:szCs w:val="24"/>
        </w:rPr>
        <w:t>Install Live555, Source-code libraries for standards-based RTP/RTCP/RTSP/SIP multimedia streaming, suitable for embedded and/or low-cost streaming applications.</w:t>
      </w:r>
    </w:p>
    <w:p w:rsidR="00E04EBA" w:rsidRPr="00E04EBA" w:rsidRDefault="00E04EBA" w:rsidP="00E04EBA">
      <w:pPr>
        <w:widowControl/>
        <w:numPr>
          <w:ilvl w:val="0"/>
          <w:numId w:val="9"/>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cd /home/pi/</w:t>
      </w:r>
    </w:p>
    <w:p w:rsidR="00E04EBA" w:rsidRPr="00E04EBA" w:rsidRDefault="00E04EBA" w:rsidP="00E04EBA">
      <w:pPr>
        <w:widowControl/>
        <w:numPr>
          <w:ilvl w:val="0"/>
          <w:numId w:val="9"/>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wget http://www.live555.com/liveMedia/public/live555-latest.tar.gz</w:t>
      </w:r>
    </w:p>
    <w:p w:rsidR="00E04EBA" w:rsidRPr="00E04EBA" w:rsidRDefault="00E04EBA" w:rsidP="00E04EBA">
      <w:pPr>
        <w:widowControl/>
        <w:numPr>
          <w:ilvl w:val="0"/>
          <w:numId w:val="9"/>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tar -zxvf live555-latest.tar.gz</w:t>
      </w:r>
    </w:p>
    <w:p w:rsidR="00E04EBA" w:rsidRPr="00E04EBA" w:rsidRDefault="00E04EBA" w:rsidP="00E04EBA">
      <w:pPr>
        <w:widowControl/>
        <w:numPr>
          <w:ilvl w:val="0"/>
          <w:numId w:val="9"/>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mv live live555</w:t>
      </w:r>
    </w:p>
    <w:p w:rsidR="00E04EBA" w:rsidRPr="00E04EBA" w:rsidRDefault="00E04EBA" w:rsidP="00E04EBA">
      <w:pPr>
        <w:widowControl/>
        <w:numPr>
          <w:ilvl w:val="0"/>
          <w:numId w:val="9"/>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cd live555</w:t>
      </w:r>
    </w:p>
    <w:p w:rsidR="00E04EBA" w:rsidRPr="00E04EBA" w:rsidRDefault="00E04EBA" w:rsidP="00E04EBA">
      <w:pPr>
        <w:widowControl/>
        <w:numPr>
          <w:ilvl w:val="0"/>
          <w:numId w:val="9"/>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sed -i 's/-D_FILE_OFFSET_BITS=64/-D_FILE_OFFSET_BITS=64 -DALLOW_RTSP_SERVER_PORT_REUSE=1/g' ./config.linux</w:t>
      </w:r>
    </w:p>
    <w:p w:rsidR="00E04EBA" w:rsidRPr="00E04EBA" w:rsidRDefault="00E04EBA" w:rsidP="00E04EBA">
      <w:pPr>
        <w:widowControl/>
        <w:numPr>
          <w:ilvl w:val="0"/>
          <w:numId w:val="9"/>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./genMakefiles linux</w:t>
      </w:r>
    </w:p>
    <w:p w:rsidR="00E04EBA" w:rsidRPr="00E04EBA" w:rsidRDefault="00E04EBA" w:rsidP="00E04EBA">
      <w:pPr>
        <w:widowControl/>
        <w:numPr>
          <w:ilvl w:val="0"/>
          <w:numId w:val="9"/>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make</w:t>
      </w:r>
    </w:p>
    <w:p w:rsidR="00E04EBA" w:rsidRPr="00E04EBA" w:rsidRDefault="00E04EBA" w:rsidP="00E04EBA">
      <w:pPr>
        <w:widowControl/>
        <w:rPr>
          <w:rFonts w:ascii="新細明體" w:eastAsia="新細明體" w:hAnsi="新細明體" w:cs="新細明體"/>
          <w:kern w:val="0"/>
          <w:szCs w:val="24"/>
        </w:rPr>
      </w:pPr>
      <w:r w:rsidRPr="00E04EBA">
        <w:rPr>
          <w:rFonts w:ascii="Trebuchet MS" w:eastAsia="新細明體" w:hAnsi="Trebuchet MS" w:cs="新細明體"/>
          <w:kern w:val="0"/>
          <w:szCs w:val="24"/>
        </w:rPr>
        <w:t>Download a small script from the Raspberry Pi foundation forum:</w:t>
      </w:r>
    </w:p>
    <w:p w:rsidR="00E04EBA" w:rsidRPr="00E04EBA" w:rsidRDefault="00E04EBA" w:rsidP="00E04EBA">
      <w:pPr>
        <w:widowControl/>
        <w:numPr>
          <w:ilvl w:val="0"/>
          <w:numId w:val="10"/>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color w:val="CC0000"/>
          <w:kern w:val="0"/>
          <w:szCs w:val="24"/>
        </w:rPr>
        <w:t>wget https://www.raspberrypi.org/forums/download/file.php?id=4285</w:t>
      </w:r>
    </w:p>
    <w:p w:rsidR="00E04EBA" w:rsidRPr="00E04EBA" w:rsidRDefault="00E04EBA" w:rsidP="00E04EBA">
      <w:pPr>
        <w:widowControl/>
        <w:numPr>
          <w:ilvl w:val="0"/>
          <w:numId w:val="10"/>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kern w:val="0"/>
          <w:szCs w:val="24"/>
        </w:rPr>
        <w:t>tar -zxvf testRaspi.tar.gz</w:t>
      </w:r>
    </w:p>
    <w:p w:rsidR="00E04EBA" w:rsidRPr="00E04EBA" w:rsidRDefault="00E04EBA" w:rsidP="00E04EBA">
      <w:pPr>
        <w:widowControl/>
        <w:numPr>
          <w:ilvl w:val="0"/>
          <w:numId w:val="10"/>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kern w:val="0"/>
          <w:szCs w:val="24"/>
        </w:rPr>
        <w:t>cd raspi</w:t>
      </w:r>
    </w:p>
    <w:p w:rsidR="00E04EBA" w:rsidRPr="00E04EBA" w:rsidRDefault="00E04EBA" w:rsidP="00E04EBA">
      <w:pPr>
        <w:widowControl/>
        <w:numPr>
          <w:ilvl w:val="0"/>
          <w:numId w:val="10"/>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kern w:val="0"/>
          <w:szCs w:val="24"/>
        </w:rPr>
        <w:t>(edit the file testRaspi.cpp and change the OutPacketBuffer::maxSize to 400000)</w:t>
      </w:r>
    </w:p>
    <w:p w:rsidR="00E04EBA" w:rsidRPr="00E04EBA" w:rsidRDefault="00E04EBA" w:rsidP="00E04EBA">
      <w:pPr>
        <w:widowControl/>
        <w:numPr>
          <w:ilvl w:val="0"/>
          <w:numId w:val="10"/>
        </w:numPr>
        <w:spacing w:before="100" w:beforeAutospacing="1" w:after="100" w:afterAutospacing="1"/>
        <w:rPr>
          <w:rFonts w:ascii="新細明體" w:eastAsia="新細明體" w:hAnsi="新細明體" w:cs="新細明體"/>
          <w:kern w:val="0"/>
          <w:szCs w:val="24"/>
        </w:rPr>
      </w:pPr>
      <w:r w:rsidRPr="00E04EBA">
        <w:rPr>
          <w:rFonts w:ascii="Trebuchet MS" w:eastAsia="新細明體" w:hAnsi="Trebuchet MS" w:cs="新細明體"/>
          <w:kern w:val="0"/>
          <w:szCs w:val="24"/>
        </w:rPr>
        <w:t>make</w:t>
      </w:r>
    </w:p>
    <w:p w:rsidR="00E04EBA" w:rsidRPr="00E04EBA" w:rsidRDefault="00E04EBA" w:rsidP="00E04EBA">
      <w:pPr>
        <w:widowControl/>
        <w:rPr>
          <w:rFonts w:ascii="新細明體" w:eastAsia="新細明體" w:hAnsi="新細明體" w:cs="新細明體"/>
          <w:kern w:val="0"/>
          <w:szCs w:val="24"/>
        </w:rPr>
      </w:pPr>
      <w:r w:rsidRPr="00E04EBA">
        <w:rPr>
          <w:rFonts w:ascii="Trebuchet MS" w:eastAsia="新細明體" w:hAnsi="Trebuchet MS" w:cs="新細明體"/>
          <w:kern w:val="0"/>
          <w:szCs w:val="24"/>
        </w:rPr>
        <w:t xml:space="preserve">You can now enable a RTSP stream server, which can be viewed by a variaty of software players by </w:t>
      </w:r>
      <w:proofErr w:type="gramStart"/>
      <w:r w:rsidRPr="00E04EBA">
        <w:rPr>
          <w:rFonts w:ascii="Trebuchet MS" w:eastAsia="新細明體" w:hAnsi="Trebuchet MS" w:cs="新細明體"/>
          <w:kern w:val="0"/>
          <w:szCs w:val="24"/>
        </w:rPr>
        <w:t>launching</w:t>
      </w:r>
      <w:proofErr w:type="gramEnd"/>
      <w:r w:rsidRPr="00E04EBA">
        <w:rPr>
          <w:rFonts w:ascii="Trebuchet MS" w:eastAsia="新細明體" w:hAnsi="Trebuchet MS" w:cs="新細明體"/>
          <w:kern w:val="0"/>
          <w:szCs w:val="24"/>
        </w:rPr>
        <w:t xml:space="preserve"> the below command:</w:t>
      </w:r>
    </w:p>
    <w:p w:rsidR="00E04EBA" w:rsidRPr="00E04EBA" w:rsidRDefault="00E04EBA" w:rsidP="00E04EBA">
      <w:pPr>
        <w:widowControl/>
        <w:rPr>
          <w:rFonts w:ascii="新細明體" w:eastAsia="新細明體" w:hAnsi="新細明體" w:cs="新細明體"/>
          <w:kern w:val="0"/>
          <w:szCs w:val="24"/>
        </w:rPr>
      </w:pPr>
    </w:p>
    <w:p w:rsidR="00E04EBA" w:rsidRPr="00E04EBA" w:rsidRDefault="00E04EBA" w:rsidP="00E04EBA">
      <w:pPr>
        <w:widowControl/>
        <w:rPr>
          <w:rFonts w:ascii="新細明體" w:eastAsia="新細明體" w:hAnsi="新細明體" w:cs="新細明體"/>
          <w:kern w:val="0"/>
          <w:szCs w:val="24"/>
        </w:rPr>
      </w:pPr>
      <w:proofErr w:type="gramStart"/>
      <w:r w:rsidRPr="00E04EBA">
        <w:rPr>
          <w:rFonts w:ascii="Trebuchet MS" w:eastAsia="新細明體" w:hAnsi="Trebuchet MS" w:cs="新細明體"/>
          <w:kern w:val="0"/>
          <w:szCs w:val="24"/>
        </w:rPr>
        <w:t>raspivid</w:t>
      </w:r>
      <w:proofErr w:type="gramEnd"/>
      <w:r w:rsidRPr="00E04EBA">
        <w:rPr>
          <w:rFonts w:ascii="Trebuchet MS" w:eastAsia="新細明體" w:hAnsi="Trebuchet MS" w:cs="新細明體"/>
          <w:kern w:val="0"/>
          <w:szCs w:val="24"/>
        </w:rPr>
        <w:t xml:space="preserve"> -t 0 -fps 30 -g 1 -b 2000000 -h 1920 -w 1080 -o - | ./testRaspi</w:t>
      </w:r>
    </w:p>
    <w:p w:rsidR="00E04EBA" w:rsidRPr="00E04EBA" w:rsidRDefault="00E04EBA" w:rsidP="00E04EBA">
      <w:pPr>
        <w:widowControl/>
        <w:rPr>
          <w:rFonts w:ascii="新細明體" w:eastAsia="新細明體" w:hAnsi="新細明體" w:cs="新細明體"/>
          <w:kern w:val="0"/>
          <w:szCs w:val="24"/>
        </w:rPr>
      </w:pPr>
    </w:p>
    <w:p w:rsidR="00E04EBA" w:rsidRPr="00E04EBA" w:rsidRDefault="00E04EBA" w:rsidP="00E04EBA">
      <w:pPr>
        <w:widowControl/>
        <w:rPr>
          <w:rFonts w:ascii="新細明體" w:eastAsia="新細明體" w:hAnsi="新細明體" w:cs="新細明體"/>
          <w:kern w:val="0"/>
          <w:szCs w:val="24"/>
        </w:rPr>
      </w:pPr>
      <w:r w:rsidRPr="00E04EBA">
        <w:rPr>
          <w:rFonts w:ascii="Trebuchet MS" w:eastAsia="新細明體" w:hAnsi="Trebuchet MS" w:cs="新細明體"/>
          <w:kern w:val="0"/>
          <w:szCs w:val="24"/>
        </w:rPr>
        <w:t>With VLC player I can connect to the RTSP stream, i'm using 170 ms buffering in VLC to keep the image movement fluid.</w:t>
      </w:r>
    </w:p>
    <w:p w:rsidR="00E04EBA" w:rsidRPr="00E04EBA" w:rsidRDefault="00E04EBA" w:rsidP="00E04EBA">
      <w:pPr>
        <w:widowControl/>
        <w:rPr>
          <w:rFonts w:ascii="新細明體" w:eastAsia="新細明體" w:hAnsi="新細明體" w:cs="新細明體"/>
          <w:kern w:val="0"/>
          <w:szCs w:val="24"/>
        </w:rPr>
      </w:pPr>
      <w:r w:rsidRPr="00E04EBA">
        <w:rPr>
          <w:rFonts w:ascii="Trebuchet MS" w:eastAsia="新細明體" w:hAnsi="Trebuchet MS" w:cs="新細明體"/>
          <w:kern w:val="0"/>
          <w:szCs w:val="24"/>
        </w:rPr>
        <w:t>I tried connecting this with my Surveillance application in my Synology diskstation (ds411j)</w:t>
      </w:r>
      <w:proofErr w:type="gramStart"/>
      <w:r w:rsidRPr="00E04EBA">
        <w:rPr>
          <w:rFonts w:ascii="Trebuchet MS" w:eastAsia="新細明體" w:hAnsi="Trebuchet MS" w:cs="新細明體"/>
          <w:kern w:val="0"/>
          <w:szCs w:val="24"/>
        </w:rPr>
        <w:t>,</w:t>
      </w:r>
      <w:proofErr w:type="gramEnd"/>
      <w:r w:rsidRPr="00E04EBA">
        <w:rPr>
          <w:rFonts w:ascii="Trebuchet MS" w:eastAsia="新細明體" w:hAnsi="Trebuchet MS" w:cs="新細明體"/>
          <w:kern w:val="0"/>
          <w:szCs w:val="24"/>
        </w:rPr>
        <w:t xml:space="preserve"> this seems to work quite nicely.</w:t>
      </w:r>
    </w:p>
    <w:p w:rsidR="00E04EBA" w:rsidRPr="00E04EBA" w:rsidRDefault="00E04EBA" w:rsidP="00E04EBA">
      <w:pPr>
        <w:widowControl/>
        <w:rPr>
          <w:rFonts w:ascii="新細明體" w:eastAsia="新細明體" w:hAnsi="新細明體" w:cs="新細明體"/>
          <w:kern w:val="0"/>
          <w:szCs w:val="24"/>
        </w:rPr>
      </w:pPr>
    </w:p>
    <w:p w:rsidR="00E04EBA" w:rsidRPr="00E04EBA" w:rsidRDefault="00E04EBA" w:rsidP="00E04EBA">
      <w:pPr>
        <w:widowControl/>
        <w:rPr>
          <w:rFonts w:ascii="新細明體" w:eastAsia="新細明體" w:hAnsi="新細明體" w:cs="新細明體"/>
          <w:kern w:val="0"/>
          <w:szCs w:val="24"/>
        </w:rPr>
      </w:pPr>
    </w:p>
    <w:p w:rsidR="00E04EBA" w:rsidRDefault="00E04EBA" w:rsidP="00E04EBA">
      <w:pPr>
        <w:pStyle w:val="3"/>
      </w:pPr>
      <w:r>
        <w:t xml:space="preserve">HOWTO - Raspberry Pi HD IP Camera (based on UV4L - Video4Linux drivercollection) </w:t>
      </w:r>
    </w:p>
    <w:p w:rsidR="00E04EBA" w:rsidRDefault="00E04EBA" w:rsidP="00E04EBA"/>
    <w:p w:rsidR="00E04EBA" w:rsidRDefault="00E04EBA" w:rsidP="00E04EBA">
      <w:pPr>
        <w:pStyle w:val="2"/>
      </w:pPr>
      <w:r>
        <w:rPr>
          <w:noProof/>
          <w:color w:val="0000FF"/>
        </w:rPr>
        <w:lastRenderedPageBreak/>
        <w:drawing>
          <wp:inline distT="0" distB="0" distL="0" distR="0">
            <wp:extent cx="3048000" cy="1720850"/>
            <wp:effectExtent l="0" t="0" r="0" b="0"/>
            <wp:docPr id="10" name="圖片 10" descr="https://3.bp.blogspot.com/-8BtuOkpp5uY/Vc8wf1YpsqI/AAAAAAAAI_4/CPtilGwcrvc/s320/Pi2ModB1GB_-comp.jpe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8BtuOkpp5uY/Vc8wf1YpsqI/AAAAAAAAI_4/CPtilGwcrvc/s320/Pi2ModB1GB_-comp.jpe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1720850"/>
                    </a:xfrm>
                    <a:prstGeom prst="rect">
                      <a:avLst/>
                    </a:prstGeom>
                    <a:noFill/>
                    <a:ln>
                      <a:noFill/>
                    </a:ln>
                  </pic:spPr>
                </pic:pic>
              </a:graphicData>
            </a:graphic>
          </wp:inline>
        </w:drawing>
      </w:r>
      <w:r>
        <w:rPr>
          <w:noProof/>
          <w:color w:val="0000FF"/>
        </w:rPr>
        <w:drawing>
          <wp:inline distT="0" distB="0" distL="0" distR="0">
            <wp:extent cx="1905000" cy="1905000"/>
            <wp:effectExtent l="0" t="0" r="0" b="0"/>
            <wp:docPr id="9" name="圖片 9" descr="https://4.bp.blogspot.com/-vPXeVqaFoXM/Vc8z6eQallI/AAAAAAAAJAY/0XA-cT_v2jg/s200/034718_BB_00_FB.EPS_100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vPXeVqaFoXM/Vc8z6eQallI/AAAAAAAAJAY/0XA-cT_v2jg/s200/034718_BB_00_FB.EPS_100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E04EBA" w:rsidRDefault="00E04EBA" w:rsidP="00E04EBA"/>
    <w:p w:rsidR="00E04EBA" w:rsidRDefault="00E04EBA" w:rsidP="00E04EBA">
      <w:r>
        <w:rPr>
          <w:rFonts w:ascii="Arial" w:hAnsi="Arial" w:cs="Arial"/>
        </w:rPr>
        <w:t xml:space="preserve">For anyone searching for high quality video surveillance on a tinkering </w:t>
      </w:r>
      <w:proofErr w:type="gramStart"/>
      <w:r>
        <w:rPr>
          <w:rFonts w:ascii="Arial" w:hAnsi="Arial" w:cs="Arial"/>
        </w:rPr>
        <w:t>budget,</w:t>
      </w:r>
      <w:proofErr w:type="gramEnd"/>
      <w:r>
        <w:rPr>
          <w:rFonts w:ascii="Arial" w:hAnsi="Arial" w:cs="Arial"/>
        </w:rPr>
        <w:t xml:space="preserve"> will admit that the Raspberry Pi provides a reasonable and affordable option.</w:t>
      </w:r>
    </w:p>
    <w:p w:rsidR="00E04EBA" w:rsidRDefault="00E04EBA" w:rsidP="00E04EBA">
      <w:r>
        <w:rPr>
          <w:rFonts w:ascii="Arial" w:hAnsi="Arial" w:cs="Arial"/>
        </w:rPr>
        <w:t>When you search the internet for IP Cameras capable of doing higher resolutions than 640x480 pixels, you will notice a remarkable difference in price range.  There is a price gap between the standard home consumer IP Camera and the more professional higher resolution IP Camera, so if you want high quality home surveillance video feed but don't want to bear the price, the Raspberry Pi IP Camera is for you.</w:t>
      </w:r>
    </w:p>
    <w:p w:rsidR="00E04EBA" w:rsidRDefault="00E04EBA" w:rsidP="00E04EBA"/>
    <w:p w:rsidR="00E04EBA" w:rsidRDefault="00E04EBA" w:rsidP="00E04EBA">
      <w:r>
        <w:rPr>
          <w:rFonts w:ascii="Arial" w:hAnsi="Arial" w:cs="Arial"/>
        </w:rPr>
        <w:t>All Raspberry Pi Camera modules (currently as of writing there are three different models available) are capable of doing high definition resolution (and i'm talking about 2592x1944px).  For people interested in the full specifications of the Camera, they can be found on the Raspberry Foundation web site at: </w:t>
      </w:r>
      <w:hyperlink r:id="rId16" w:history="1">
        <w:r>
          <w:rPr>
            <w:rStyle w:val="a3"/>
            <w:rFonts w:ascii="Arial" w:hAnsi="Arial" w:cs="Arial"/>
          </w:rPr>
          <w:t>https://www.raspberrypi.org/documentation/hardware/camera.md</w:t>
        </w:r>
      </w:hyperlink>
    </w:p>
    <w:p w:rsidR="00E04EBA" w:rsidRDefault="00E04EBA" w:rsidP="00E04EBA"/>
    <w:p w:rsidR="00E04EBA" w:rsidRDefault="00E04EBA" w:rsidP="00E04EBA"/>
    <w:p w:rsidR="00E04EBA" w:rsidRDefault="00E04EBA" w:rsidP="00E04EBA">
      <w:r>
        <w:rPr>
          <w:rFonts w:ascii="Arial" w:hAnsi="Arial" w:cs="Arial"/>
        </w:rPr>
        <w:t>A bill of material for this guide looks as follows (prices are from adafruit's site):</w:t>
      </w:r>
    </w:p>
    <w:p w:rsidR="00E04EBA" w:rsidRDefault="00E04EBA" w:rsidP="00E04EBA"/>
    <w:p w:rsidR="00E04EBA" w:rsidRDefault="00E04EBA" w:rsidP="00E04EBA">
      <w:r>
        <w:rPr>
          <w:rFonts w:ascii="Arial" w:hAnsi="Arial" w:cs="Arial"/>
        </w:rPr>
        <w:t>A Raspberry Pi 2 board with power supply: 39</w:t>
      </w:r>
      <w:proofErr w:type="gramStart"/>
      <w:r>
        <w:rPr>
          <w:rFonts w:ascii="Arial" w:hAnsi="Arial" w:cs="Arial"/>
        </w:rPr>
        <w:t>,95</w:t>
      </w:r>
      <w:proofErr w:type="gramEnd"/>
      <w:r>
        <w:rPr>
          <w:rFonts w:ascii="Arial" w:hAnsi="Arial" w:cs="Arial"/>
        </w:rPr>
        <w:t>$</w:t>
      </w:r>
    </w:p>
    <w:p w:rsidR="00E04EBA" w:rsidRDefault="00E04EBA" w:rsidP="00E04EBA"/>
    <w:p w:rsidR="00E04EBA" w:rsidRDefault="00E04EBA" w:rsidP="00E04EBA">
      <w:pPr>
        <w:jc w:val="center"/>
      </w:pPr>
      <w:r>
        <w:rPr>
          <w:noProof/>
          <w:color w:val="0000FF"/>
        </w:rPr>
        <w:drawing>
          <wp:inline distT="0" distB="0" distL="0" distR="0">
            <wp:extent cx="3048000" cy="1720850"/>
            <wp:effectExtent l="0" t="0" r="0" b="0"/>
            <wp:docPr id="8" name="圖片 8" descr="https://3.bp.blogspot.com/-8BtuOkpp5uY/Vc8wf1YpsqI/AAAAAAAAI_4/CPtilGwcrvc/s320/Pi2ModB1GB_-comp.jpe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bp.blogspot.com/-8BtuOkpp5uY/Vc8wf1YpsqI/AAAAAAAAI_4/CPtilGwcrvc/s320/Pi2ModB1GB_-comp.jpe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1720850"/>
                    </a:xfrm>
                    <a:prstGeom prst="rect">
                      <a:avLst/>
                    </a:prstGeom>
                    <a:noFill/>
                    <a:ln>
                      <a:noFill/>
                    </a:ln>
                  </pic:spPr>
                </pic:pic>
              </a:graphicData>
            </a:graphic>
          </wp:inline>
        </w:drawing>
      </w:r>
    </w:p>
    <w:p w:rsidR="00E04EBA" w:rsidRDefault="00E04EBA" w:rsidP="00E04EBA"/>
    <w:p w:rsidR="00E04EBA" w:rsidRDefault="00E04EBA" w:rsidP="00E04EBA">
      <w:r>
        <w:rPr>
          <w:rFonts w:ascii="Arial" w:hAnsi="Arial" w:cs="Arial"/>
        </w:rPr>
        <w:br/>
        <w:t>A power supply for the Raspberry: 5,95$</w:t>
      </w:r>
    </w:p>
    <w:p w:rsidR="00E04EBA" w:rsidRDefault="00E04EBA" w:rsidP="00E04EBA"/>
    <w:p w:rsidR="00E04EBA" w:rsidRDefault="00E04EBA" w:rsidP="00E04EBA">
      <w:pPr>
        <w:jc w:val="center"/>
      </w:pPr>
      <w:r>
        <w:rPr>
          <w:noProof/>
          <w:color w:val="0000FF"/>
        </w:rPr>
        <w:lastRenderedPageBreak/>
        <w:drawing>
          <wp:inline distT="0" distB="0" distL="0" distR="0">
            <wp:extent cx="1905000" cy="1905000"/>
            <wp:effectExtent l="0" t="0" r="0" b="0"/>
            <wp:docPr id="7" name="圖片 7" descr="https://4.bp.blogspot.com/-Wb6V1UU2jFg/Vc8yFZRPe_I/AAAAAAAAJAE/ZmSuEgCYSaI/s200/31Iu6ulWyPL.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Wb6V1UU2jFg/Vc8yFZRPe_I/AAAAAAAAJAE/ZmSuEgCYSaI/s200/31Iu6ulWyPL.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E04EBA" w:rsidRDefault="00E04EBA" w:rsidP="00E04EBA"/>
    <w:p w:rsidR="00E04EBA" w:rsidRDefault="00E04EBA" w:rsidP="00E04EBA">
      <w:r>
        <w:rPr>
          <w:rFonts w:ascii="Arial" w:hAnsi="Arial" w:cs="Arial"/>
        </w:rPr>
        <w:t>A Raspberry Pi Spy Camera module: 39,95$</w:t>
      </w:r>
    </w:p>
    <w:p w:rsidR="00E04EBA" w:rsidRDefault="00E04EBA" w:rsidP="00E04EBA"/>
    <w:p w:rsidR="00E04EBA" w:rsidRDefault="00E04EBA" w:rsidP="00E04EBA">
      <w:pPr>
        <w:jc w:val="center"/>
      </w:pPr>
      <w:r>
        <w:rPr>
          <w:noProof/>
          <w:color w:val="0000FF"/>
        </w:rPr>
        <w:drawing>
          <wp:inline distT="0" distB="0" distL="0" distR="0">
            <wp:extent cx="1905000" cy="1905000"/>
            <wp:effectExtent l="0" t="0" r="0" b="0"/>
            <wp:docPr id="6" name="圖片 6" descr="https://3.bp.blogspot.com/-oCqqRIHeKoo/Vc8y6_9Td4I/AAAAAAAAJAM/LNtVhzS_cGM/s200/SpyPiCAM5.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bp.blogspot.com/-oCqqRIHeKoo/Vc8y6_9Td4I/AAAAAAAAJAM/LNtVhzS_cGM/s200/SpyPiCAM5.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E04EBA" w:rsidRDefault="00E04EBA" w:rsidP="00E04EBA">
      <w:r>
        <w:br/>
      </w:r>
      <w:r>
        <w:rPr>
          <w:rFonts w:ascii="Arial" w:hAnsi="Arial" w:cs="Arial"/>
        </w:rPr>
        <w:t>A dummy IP Camera Housing: 5$</w:t>
      </w:r>
    </w:p>
    <w:p w:rsidR="00E04EBA" w:rsidRDefault="00E04EBA" w:rsidP="00E04EBA"/>
    <w:p w:rsidR="00E04EBA" w:rsidRDefault="00E04EBA" w:rsidP="00E04EBA">
      <w:pPr>
        <w:jc w:val="center"/>
      </w:pPr>
      <w:r>
        <w:rPr>
          <w:noProof/>
          <w:color w:val="0000FF"/>
        </w:rPr>
        <w:drawing>
          <wp:inline distT="0" distB="0" distL="0" distR="0">
            <wp:extent cx="1905000" cy="1905000"/>
            <wp:effectExtent l="0" t="0" r="0" b="0"/>
            <wp:docPr id="5" name="圖片 5" descr="https://4.bp.blogspot.com/-vPXeVqaFoXM/Vc8z6eQallI/AAAAAAAAJAY/0XA-cT_v2jg/s200/034718_BB_00_FB.EPS_100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4.bp.blogspot.com/-vPXeVqaFoXM/Vc8z6eQallI/AAAAAAAAJAY/0XA-cT_v2jg/s200/034718_BB_00_FB.EPS_100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E04EBA" w:rsidRDefault="00E04EBA" w:rsidP="00E04EBA"/>
    <w:p w:rsidR="00E04EBA" w:rsidRDefault="00E04EBA" w:rsidP="00E04EBA">
      <w:pPr>
        <w:spacing w:after="240"/>
      </w:pPr>
      <w:r>
        <w:rPr>
          <w:rFonts w:ascii="Arial" w:hAnsi="Arial" w:cs="Arial"/>
        </w:rPr>
        <w:t>This brings the total cost of our bill of material at 90,85$, not too bad for a capable high definition IP Camera.</w:t>
      </w:r>
      <w:r>
        <w:br/>
      </w:r>
      <w:r>
        <w:rPr>
          <w:rFonts w:ascii="Arial" w:hAnsi="Arial" w:cs="Arial"/>
        </w:rPr>
        <w:br/>
        <w:t>First job would obviously be, mounting all the parts together, but that's a bit beyond the scope of this tutorial.  If you're a bit of a diy handyman, this shouldn't be an issue.</w:t>
      </w:r>
      <w:r>
        <w:br/>
      </w:r>
      <w:r>
        <w:rPr>
          <w:rFonts w:ascii="Arial" w:hAnsi="Arial" w:cs="Arial"/>
        </w:rPr>
        <w:t>Once you have all parts mounted together, let's continue on the software side.</w:t>
      </w:r>
    </w:p>
    <w:p w:rsidR="00E04EBA" w:rsidRDefault="00E04EBA" w:rsidP="00E04EBA">
      <w:r>
        <w:rPr>
          <w:rFonts w:ascii="Arial" w:hAnsi="Arial" w:cs="Arial"/>
        </w:rPr>
        <w:t xml:space="preserve">First step is downloading the </w:t>
      </w:r>
      <w:hyperlink r:id="rId21" w:tgtFrame="_blank" w:history="1">
        <w:r>
          <w:rPr>
            <w:rStyle w:val="a3"/>
            <w:rFonts w:ascii="Arial" w:hAnsi="Arial" w:cs="Arial"/>
          </w:rPr>
          <w:t>Raspbian image</w:t>
        </w:r>
      </w:hyperlink>
      <w:r>
        <w:rPr>
          <w:rFonts w:ascii="Arial" w:hAnsi="Arial" w:cs="Arial"/>
        </w:rPr>
        <w:t xml:space="preserve"> from the </w:t>
      </w:r>
      <w:hyperlink r:id="rId22" w:tgtFrame="_blank" w:history="1">
        <w:r>
          <w:rPr>
            <w:rStyle w:val="a3"/>
            <w:rFonts w:ascii="Arial" w:hAnsi="Arial" w:cs="Arial"/>
          </w:rPr>
          <w:t>Raspberry Foundation web site</w:t>
        </w:r>
      </w:hyperlink>
      <w:r>
        <w:rPr>
          <w:rFonts w:ascii="Arial" w:hAnsi="Arial" w:cs="Arial"/>
        </w:rPr>
        <w:t>.</w:t>
      </w:r>
      <w:r>
        <w:br/>
      </w:r>
      <w:r>
        <w:rPr>
          <w:rFonts w:ascii="Arial" w:hAnsi="Arial" w:cs="Arial"/>
        </w:rPr>
        <w:t xml:space="preserve">Once downloaded, unzip your image (if you downloaded the zip archive) and write it onto an sdcard </w:t>
      </w:r>
      <w:r>
        <w:rPr>
          <w:rFonts w:ascii="Arial" w:hAnsi="Arial" w:cs="Arial"/>
        </w:rPr>
        <w:lastRenderedPageBreak/>
        <w:t xml:space="preserve">with </w:t>
      </w:r>
      <w:hyperlink r:id="rId23" w:tgtFrame="_blank" w:history="1">
        <w:r>
          <w:rPr>
            <w:rStyle w:val="a3"/>
            <w:rFonts w:ascii="Arial" w:hAnsi="Arial" w:cs="Arial"/>
          </w:rPr>
          <w:t>win32diskimager</w:t>
        </w:r>
      </w:hyperlink>
      <w:r>
        <w:rPr>
          <w:rFonts w:ascii="Arial" w:hAnsi="Arial" w:cs="Arial"/>
        </w:rPr>
        <w:t>.</w:t>
      </w:r>
      <w:r>
        <w:br/>
      </w:r>
      <w:r>
        <w:rPr>
          <w:rFonts w:ascii="Arial" w:hAnsi="Arial" w:cs="Arial"/>
        </w:rPr>
        <w:br/>
        <w:t>Next, let's continue booting up the image and doing some preparation work.</w:t>
      </w:r>
      <w:r>
        <w:br/>
      </w:r>
      <w:r>
        <w:rPr>
          <w:rFonts w:ascii="Arial" w:hAnsi="Arial" w:cs="Arial"/>
        </w:rPr>
        <w:t>Once you boot the Foundation's Raspbian image for the first time, you'll end up in the initial configuration menu, make sure to enable the Camera module here, or your Camera module won't be able to start.</w:t>
      </w:r>
    </w:p>
    <w:p w:rsidR="00E04EBA" w:rsidRDefault="00E04EBA" w:rsidP="00E04EBA"/>
    <w:p w:rsidR="00E04EBA" w:rsidRDefault="00E04EBA" w:rsidP="00E04EBA">
      <w:pPr>
        <w:jc w:val="center"/>
      </w:pPr>
      <w:r>
        <w:rPr>
          <w:noProof/>
          <w:color w:val="0000FF"/>
        </w:rPr>
        <w:drawing>
          <wp:inline distT="0" distB="0" distL="0" distR="0">
            <wp:extent cx="3810000" cy="2501900"/>
            <wp:effectExtent l="0" t="0" r="0" b="0"/>
            <wp:docPr id="4" name="圖片 4" descr="https://4.bp.blogspot.com/-TZlVfNJxqp4/VdAzF_-_KxI/AAAAAAAAJAs/V8cx1zQ1KtA/s400/raspi-config.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4.bp.blogspot.com/-TZlVfNJxqp4/VdAzF_-_KxI/AAAAAAAAJAs/V8cx1zQ1KtA/s400/raspi-config.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501900"/>
                    </a:xfrm>
                    <a:prstGeom prst="rect">
                      <a:avLst/>
                    </a:prstGeom>
                    <a:noFill/>
                    <a:ln>
                      <a:noFill/>
                    </a:ln>
                  </pic:spPr>
                </pic:pic>
              </a:graphicData>
            </a:graphic>
          </wp:inline>
        </w:drawing>
      </w:r>
    </w:p>
    <w:p w:rsidR="00E04EBA" w:rsidRDefault="00E04EBA" w:rsidP="00E04EBA"/>
    <w:p w:rsidR="00E04EBA" w:rsidRDefault="00E04EBA" w:rsidP="00E04EBA">
      <w:r>
        <w:rPr>
          <w:rFonts w:ascii="Arial" w:hAnsi="Arial" w:cs="Arial"/>
        </w:rPr>
        <w:t>Now let's make sure that our Raspberry Pi is up to date with all the latest hotfixes, to update firmware and software, punch in below one-liner:</w:t>
      </w:r>
    </w:p>
    <w:p w:rsidR="00E04EBA" w:rsidRDefault="00E04EBA" w:rsidP="00E04EBA">
      <w:r>
        <w:rPr>
          <w:rFonts w:ascii="Arial" w:hAnsi="Arial" w:cs="Arial"/>
          <w:b/>
          <w:bCs/>
          <w:i/>
          <w:iCs/>
        </w:rPr>
        <w:t>sudo apt-get update &amp;&amp; sudo apt-get -y upgrade &amp;&amp; echo y | sudo rpi-update &amp;&amp; sudo reboot</w:t>
      </w:r>
    </w:p>
    <w:p w:rsidR="00E04EBA" w:rsidRDefault="00E04EBA" w:rsidP="00E04EBA">
      <w:r>
        <w:rPr>
          <w:rFonts w:ascii="Arial" w:hAnsi="Arial" w:cs="Arial"/>
        </w:rPr>
        <w:t>Reboot your Raspberry Pi after this operation to properly activate the firmware update, if any.</w:t>
      </w:r>
      <w:r>
        <w:br/>
      </w:r>
      <w:r>
        <w:rPr>
          <w:rFonts w:ascii="Arial" w:hAnsi="Arial" w:cs="Arial"/>
        </w:rPr>
        <w:br/>
        <w:t>Next thing is to load the UV4L2 suite of drivers onto our Raspberry Pi.</w:t>
      </w:r>
      <w:r>
        <w:br/>
      </w:r>
      <w:r>
        <w:rPr>
          <w:rFonts w:ascii="Arial" w:hAnsi="Arial" w:cs="Arial"/>
        </w:rPr>
        <w:t xml:space="preserve">A clear set of </w:t>
      </w:r>
      <w:hyperlink r:id="rId26" w:tgtFrame="_blank" w:history="1">
        <w:r>
          <w:rPr>
            <w:rStyle w:val="a3"/>
            <w:rFonts w:ascii="Arial" w:hAnsi="Arial" w:cs="Arial"/>
          </w:rPr>
          <w:t>instructions</w:t>
        </w:r>
      </w:hyperlink>
      <w:r>
        <w:rPr>
          <w:rFonts w:ascii="Arial" w:hAnsi="Arial" w:cs="Arial"/>
        </w:rPr>
        <w:t xml:space="preserve"> for this can be found on the </w:t>
      </w:r>
      <w:hyperlink r:id="rId27" w:tgtFrame="_blank" w:history="1">
        <w:r>
          <w:rPr>
            <w:rStyle w:val="a3"/>
            <w:rFonts w:ascii="Arial" w:hAnsi="Arial" w:cs="Arial"/>
          </w:rPr>
          <w:t>linux projects</w:t>
        </w:r>
      </w:hyperlink>
      <w:r>
        <w:rPr>
          <w:rFonts w:ascii="Arial" w:hAnsi="Arial" w:cs="Arial"/>
        </w:rPr>
        <w:t xml:space="preserve"> website, but if you're lazy just like I am, you can just punch in the instructions below:</w:t>
      </w:r>
      <w:r>
        <w:br/>
      </w:r>
      <w:r>
        <w:rPr>
          <w:rFonts w:ascii="Arial" w:hAnsi="Arial" w:cs="Arial"/>
        </w:rPr>
        <w:br/>
        <w:t>To install UV4L open a terminal and type the following command:</w:t>
      </w:r>
    </w:p>
    <w:p w:rsidR="00E04EBA" w:rsidRDefault="00E04EBA" w:rsidP="00E04EBA">
      <w:r>
        <w:rPr>
          <w:rFonts w:ascii="Arial" w:hAnsi="Arial" w:cs="Arial"/>
          <w:b/>
          <w:bCs/>
          <w:i/>
          <w:iCs/>
        </w:rPr>
        <w:t>sudo curl http://www.linux-projects.org/listing/uv4l_repo/lrkey.asc | sudo apt-key add -</w:t>
      </w:r>
    </w:p>
    <w:p w:rsidR="00E04EBA" w:rsidRDefault="00E04EBA" w:rsidP="00E04EBA">
      <w:pPr>
        <w:spacing w:after="240"/>
      </w:pPr>
      <w:r>
        <w:rPr>
          <w:rFonts w:ascii="Arial" w:hAnsi="Arial" w:cs="Arial"/>
        </w:rPr>
        <w:br/>
        <w:t>Add the following line to the file /etc/apt/sources.list :</w:t>
      </w:r>
    </w:p>
    <w:p w:rsidR="00E04EBA" w:rsidRDefault="00E04EBA" w:rsidP="00E04EBA">
      <w:r>
        <w:rPr>
          <w:rFonts w:ascii="Arial" w:hAnsi="Arial" w:cs="Arial"/>
          <w:b/>
          <w:bCs/>
          <w:i/>
          <w:iCs/>
        </w:rPr>
        <w:t>echo "deb http://www.linux-projects.org/listing/uv4l_repo/raspbian/ wheezy main" | sudo tee -a /etc/apt/sources.list</w:t>
      </w:r>
    </w:p>
    <w:p w:rsidR="00E04EBA" w:rsidRDefault="00E04EBA" w:rsidP="00E04EBA">
      <w:r>
        <w:rPr>
          <w:rFonts w:ascii="Arial" w:hAnsi="Arial" w:cs="Arial"/>
        </w:rPr>
        <w:br/>
        <w:t>Update your apt cache:</w:t>
      </w:r>
    </w:p>
    <w:p w:rsidR="00E04EBA" w:rsidRDefault="00E04EBA" w:rsidP="00E04EBA">
      <w:r>
        <w:rPr>
          <w:rFonts w:ascii="Arial" w:hAnsi="Arial" w:cs="Arial"/>
          <w:b/>
          <w:bCs/>
          <w:i/>
          <w:iCs/>
        </w:rPr>
        <w:t>sudo apt-get update</w:t>
      </w:r>
    </w:p>
    <w:p w:rsidR="00E04EBA" w:rsidRDefault="00E04EBA" w:rsidP="00E04EBA">
      <w:r>
        <w:rPr>
          <w:rFonts w:ascii="Arial" w:hAnsi="Arial" w:cs="Arial"/>
        </w:rPr>
        <w:br/>
        <w:t>Now let's install our UV4L2 driver suite requirements:</w:t>
      </w:r>
    </w:p>
    <w:p w:rsidR="00E04EBA" w:rsidRDefault="00E04EBA" w:rsidP="00E04EBA">
      <w:r>
        <w:rPr>
          <w:rFonts w:ascii="Arial" w:hAnsi="Arial" w:cs="Arial"/>
          <w:b/>
          <w:bCs/>
          <w:i/>
          <w:iCs/>
        </w:rPr>
        <w:t>sudo apt-get install uv4l uv4l-raspicam uv4l-raspicam-extras uv4l-server uv4l-webrtc</w:t>
      </w:r>
    </w:p>
    <w:p w:rsidR="00E04EBA" w:rsidRDefault="00E04EBA" w:rsidP="00E04EBA">
      <w:r>
        <w:br/>
      </w:r>
      <w:r>
        <w:rPr>
          <w:rFonts w:ascii="Arial" w:hAnsi="Arial" w:cs="Arial"/>
        </w:rPr>
        <w:lastRenderedPageBreak/>
        <w:t>After installing the UV4L2 suite of drivers, these will be started automatically after reboot or u can start or restart them manually with below command:</w:t>
      </w:r>
    </w:p>
    <w:p w:rsidR="00E04EBA" w:rsidRDefault="00E04EBA" w:rsidP="00E04EBA">
      <w:r>
        <w:rPr>
          <w:rFonts w:ascii="Arial" w:hAnsi="Arial" w:cs="Arial"/>
          <w:b/>
          <w:bCs/>
          <w:i/>
          <w:iCs/>
        </w:rPr>
        <w:t>sudo service uv4l_raspicam restart</w:t>
      </w:r>
    </w:p>
    <w:p w:rsidR="00E04EBA" w:rsidRDefault="00E04EBA" w:rsidP="00E04EBA">
      <w:r>
        <w:rPr>
          <w:rFonts w:ascii="Arial" w:hAnsi="Arial" w:cs="Arial"/>
        </w:rPr>
        <w:br/>
        <w:t>Upon start the drivers will load their configuration from below configuration file, you can edit it by pasting the same</w:t>
      </w:r>
    </w:p>
    <w:p w:rsidR="00E04EBA" w:rsidRDefault="00E04EBA" w:rsidP="00E04EBA">
      <w:r>
        <w:rPr>
          <w:rFonts w:ascii="Arial" w:hAnsi="Arial" w:cs="Arial"/>
          <w:b/>
          <w:bCs/>
          <w:i/>
          <w:iCs/>
        </w:rPr>
        <w:t>sudo nano /etc/uv4l/uv4l-raspicam.conf</w:t>
      </w:r>
    </w:p>
    <w:p w:rsidR="00E04EBA" w:rsidRDefault="00E04EBA" w:rsidP="00E04EBA">
      <w:r>
        <w:rPr>
          <w:rFonts w:ascii="Arial" w:hAnsi="Arial" w:cs="Arial"/>
        </w:rPr>
        <w:br/>
        <w:t>To get an overview of available parameters which you can list in the configuration file:</w:t>
      </w:r>
    </w:p>
    <w:p w:rsidR="00E04EBA" w:rsidRDefault="00E04EBA" w:rsidP="00E04EBA">
      <w:r>
        <w:rPr>
          <w:rFonts w:ascii="Arial" w:hAnsi="Arial" w:cs="Arial"/>
          <w:b/>
          <w:bCs/>
          <w:i/>
          <w:iCs/>
        </w:rPr>
        <w:t>uv4l --help --driver raspicam --driver-help</w:t>
      </w:r>
    </w:p>
    <w:p w:rsidR="00E04EBA" w:rsidRDefault="00E04EBA" w:rsidP="00E04EBA">
      <w:r>
        <w:rPr>
          <w:rFonts w:ascii="Arial" w:hAnsi="Arial" w:cs="Arial"/>
        </w:rPr>
        <w:br/>
        <w:t>Or to kill a running driver: </w:t>
      </w:r>
    </w:p>
    <w:p w:rsidR="00E04EBA" w:rsidRDefault="00E04EBA" w:rsidP="00E04EBA">
      <w:r>
        <w:rPr>
          <w:rFonts w:ascii="Arial" w:hAnsi="Arial" w:cs="Arial"/>
          <w:b/>
          <w:bCs/>
          <w:i/>
          <w:iCs/>
        </w:rPr>
        <w:t>pkill uv4l</w:t>
      </w:r>
    </w:p>
    <w:p w:rsidR="00E04EBA" w:rsidRDefault="00E04EBA" w:rsidP="00E04EBA">
      <w:r>
        <w:rPr>
          <w:rFonts w:ascii="Arial" w:hAnsi="Arial" w:cs="Arial"/>
        </w:rPr>
        <w:br/>
        <w:t>Once you have started the driver, a web gui will be available which u can use to configure parameters on the fly.</w:t>
      </w:r>
    </w:p>
    <w:p w:rsidR="00E04EBA" w:rsidRDefault="00E04EBA" w:rsidP="00E04EBA">
      <w:r>
        <w:rPr>
          <w:rFonts w:ascii="Arial" w:hAnsi="Arial" w:cs="Arial"/>
          <w:b/>
          <w:bCs/>
          <w:i/>
          <w:iCs/>
        </w:rPr>
        <w:t>http://ip-of-your-raspberry:8080</w:t>
      </w:r>
    </w:p>
    <w:p w:rsidR="00E04EBA" w:rsidRDefault="00E04EBA" w:rsidP="00E04EBA">
      <w:pPr>
        <w:spacing w:after="240"/>
      </w:pPr>
      <w:r>
        <w:br/>
      </w:r>
      <w:r>
        <w:rPr>
          <w:rFonts w:ascii="Arial" w:hAnsi="Arial" w:cs="Arial"/>
        </w:rPr>
        <w:t>This concludes the initial set-up of the IP Camera with drivers and control panel.  </w:t>
      </w:r>
      <w:r>
        <w:br/>
      </w:r>
      <w:r>
        <w:rPr>
          <w:rFonts w:ascii="Arial" w:hAnsi="Arial" w:cs="Arial"/>
        </w:rPr>
        <w:t>The camera will only be useful this way to be viewed via the control panel and a web browser.</w:t>
      </w:r>
      <w:r>
        <w:br/>
      </w:r>
      <w:r>
        <w:rPr>
          <w:rFonts w:ascii="Arial" w:hAnsi="Arial" w:cs="Arial"/>
        </w:rPr>
        <w:t>If you want to connect it via VLC or a Video Recording Solution, like for example Surveillance Station on a Synology Nas, we need to install an extra server to run the RTSP protocol to serve the video feed.</w:t>
      </w:r>
      <w:r>
        <w:br/>
      </w:r>
      <w:r>
        <w:rPr>
          <w:rFonts w:ascii="Arial" w:hAnsi="Arial" w:cs="Arial"/>
        </w:rPr>
        <w:br/>
        <w:t xml:space="preserve">There's a nice project called </w:t>
      </w:r>
      <w:hyperlink r:id="rId28" w:tgtFrame="_blank" w:history="1">
        <w:r>
          <w:rPr>
            <w:rStyle w:val="a3"/>
            <w:rFonts w:ascii="Arial" w:hAnsi="Arial" w:cs="Arial"/>
          </w:rPr>
          <w:t>h264_v4l2_rtspserver</w:t>
        </w:r>
      </w:hyperlink>
      <w:r>
        <w:rPr>
          <w:rFonts w:ascii="Arial" w:hAnsi="Arial" w:cs="Arial"/>
        </w:rPr>
        <w:t xml:space="preserve"> over on </w:t>
      </w:r>
      <w:hyperlink r:id="rId29" w:tgtFrame="_blank" w:history="1">
        <w:r>
          <w:rPr>
            <w:rStyle w:val="a3"/>
            <w:rFonts w:ascii="Arial" w:hAnsi="Arial" w:cs="Arial"/>
          </w:rPr>
          <w:t>Github</w:t>
        </w:r>
      </w:hyperlink>
      <w:r>
        <w:rPr>
          <w:rFonts w:ascii="Arial" w:hAnsi="Arial" w:cs="Arial"/>
        </w:rPr>
        <w:t xml:space="preserve"> written by a user named </w:t>
      </w:r>
      <w:hyperlink r:id="rId30" w:tgtFrame="_blank" w:history="1">
        <w:r>
          <w:rPr>
            <w:rStyle w:val="a3"/>
            <w:rFonts w:ascii="Arial" w:hAnsi="Arial" w:cs="Arial"/>
          </w:rPr>
          <w:t>Michel Promonet</w:t>
        </w:r>
      </w:hyperlink>
      <w:r>
        <w:rPr>
          <w:rFonts w:ascii="Arial" w:hAnsi="Arial" w:cs="Arial"/>
        </w:rPr>
        <w:t> which provide us with such a server, the only drawback is that you need to compile it yourself, but since you're a DIY handyman, follow below guide:</w:t>
      </w:r>
    </w:p>
    <w:p w:rsidR="00E04EBA" w:rsidRDefault="00E04EBA" w:rsidP="00E04EBA">
      <w:pPr>
        <w:widowControl/>
        <w:numPr>
          <w:ilvl w:val="0"/>
          <w:numId w:val="11"/>
        </w:numPr>
        <w:spacing w:before="100" w:beforeAutospacing="1" w:after="100" w:afterAutospacing="1"/>
      </w:pPr>
      <w:r>
        <w:rPr>
          <w:rFonts w:ascii="Verdana" w:hAnsi="Verdana"/>
        </w:rPr>
        <w:t>sudo apt-get -y install cmake libv4l-dev liblivemedia-dev liblog4 cpp5-dev</w:t>
      </w:r>
    </w:p>
    <w:p w:rsidR="00E04EBA" w:rsidRDefault="00E04EBA" w:rsidP="00E04EBA">
      <w:pPr>
        <w:widowControl/>
        <w:numPr>
          <w:ilvl w:val="0"/>
          <w:numId w:val="11"/>
        </w:numPr>
        <w:spacing w:before="100" w:beforeAutospacing="1" w:after="100" w:afterAutospacing="1"/>
      </w:pPr>
      <w:r>
        <w:rPr>
          <w:rFonts w:ascii="Verdana" w:hAnsi="Verdana"/>
        </w:rPr>
        <w:t>git clone https://github.com/mpromonet/h264_v4l2_rtspserver.git</w:t>
      </w:r>
    </w:p>
    <w:p w:rsidR="00E04EBA" w:rsidRDefault="00E04EBA" w:rsidP="00E04EBA">
      <w:pPr>
        <w:widowControl/>
        <w:numPr>
          <w:ilvl w:val="0"/>
          <w:numId w:val="11"/>
        </w:numPr>
        <w:spacing w:before="100" w:beforeAutospacing="1" w:after="100" w:afterAutospacing="1"/>
      </w:pPr>
      <w:r>
        <w:rPr>
          <w:rFonts w:ascii="Verdana" w:hAnsi="Verdana"/>
        </w:rPr>
        <w:t>cd h264_v4l2_rtspserver/</w:t>
      </w:r>
    </w:p>
    <w:p w:rsidR="00E04EBA" w:rsidRDefault="00E04EBA" w:rsidP="00E04EBA">
      <w:pPr>
        <w:widowControl/>
        <w:numPr>
          <w:ilvl w:val="0"/>
          <w:numId w:val="11"/>
        </w:numPr>
        <w:spacing w:before="100" w:beforeAutospacing="1" w:after="100" w:afterAutospacing="1"/>
      </w:pPr>
      <w:r>
        <w:rPr>
          <w:rFonts w:ascii="Verdana" w:hAnsi="Verdana"/>
        </w:rPr>
        <w:t>cmake . &amp;&amp; make</w:t>
      </w:r>
    </w:p>
    <w:p w:rsidR="00E04EBA" w:rsidRDefault="00E04EBA" w:rsidP="00E04EBA">
      <w:pPr>
        <w:widowControl/>
        <w:numPr>
          <w:ilvl w:val="0"/>
          <w:numId w:val="11"/>
        </w:numPr>
        <w:spacing w:before="100" w:beforeAutospacing="1" w:after="100" w:afterAutospacing="1"/>
      </w:pPr>
      <w:r>
        <w:rPr>
          <w:rFonts w:ascii="Verdana" w:hAnsi="Verdana"/>
        </w:rPr>
        <w:t>cpack .</w:t>
      </w:r>
    </w:p>
    <w:p w:rsidR="00E04EBA" w:rsidRDefault="00E04EBA" w:rsidP="00E04EBA">
      <w:pPr>
        <w:widowControl/>
        <w:numPr>
          <w:ilvl w:val="0"/>
          <w:numId w:val="11"/>
        </w:numPr>
        <w:spacing w:before="100" w:beforeAutospacing="1" w:after="100" w:afterAutospacing="1"/>
      </w:pPr>
      <w:r>
        <w:rPr>
          <w:rFonts w:ascii="Verdana" w:hAnsi="Verdana"/>
        </w:rPr>
        <w:t>sudo dpkg -i h264_v4l2_rtspserver*.deb</w:t>
      </w:r>
    </w:p>
    <w:p w:rsidR="00E04EBA" w:rsidRDefault="00E04EBA" w:rsidP="00E04EBA">
      <w:r>
        <w:br/>
      </w:r>
      <w:r>
        <w:rPr>
          <w:rFonts w:ascii="Consolas" w:hAnsi="Consolas" w:cs="Consolas"/>
          <w:color w:val="333333"/>
          <w:sz w:val="20"/>
          <w:szCs w:val="20"/>
        </w:rPr>
        <w:t>The RTSP server is now compiled and installed, the only thing what remains is to make it start at boot, for this purpose I wrote a little service script to start it via the normal debian services system.  </w:t>
      </w:r>
      <w:r>
        <w:br/>
      </w:r>
      <w:r>
        <w:rPr>
          <w:rFonts w:ascii="Consolas" w:hAnsi="Consolas" w:cs="Consolas"/>
          <w:color w:val="333333"/>
          <w:sz w:val="20"/>
          <w:szCs w:val="20"/>
        </w:rPr>
        <w:br/>
        <w:t xml:space="preserve">Copy and paste below script in a file, run this: </w:t>
      </w:r>
      <w:r>
        <w:rPr>
          <w:rFonts w:ascii="Consolas" w:hAnsi="Consolas" w:cs="Consolas"/>
          <w:b/>
          <w:bCs/>
          <w:i/>
          <w:iCs/>
          <w:color w:val="333333"/>
          <w:sz w:val="20"/>
          <w:szCs w:val="20"/>
        </w:rPr>
        <w:t>sudo nano /etc/init.d/rtspserver</w:t>
      </w:r>
      <w:r>
        <w:rPr>
          <w:rFonts w:ascii="Consolas" w:hAnsi="Consolas" w:cs="Consolas"/>
          <w:color w:val="333333"/>
          <w:sz w:val="20"/>
          <w:szCs w:val="20"/>
        </w:rPr>
        <w:t xml:space="preserve"> then copy below into the file and save it.</w:t>
      </w:r>
    </w:p>
    <w:p w:rsidR="00E04EBA" w:rsidRDefault="00E04EBA" w:rsidP="00E04EBA">
      <w:r>
        <w:rPr>
          <w:rFonts w:ascii="Consolas" w:hAnsi="Consolas" w:cs="Consolas"/>
          <w:color w:val="38761D"/>
          <w:sz w:val="20"/>
          <w:szCs w:val="20"/>
        </w:rPr>
        <w:t>#!/bin/sh### BEGIN INIT INFO</w:t>
      </w:r>
    </w:p>
    <w:p w:rsidR="00E04EBA" w:rsidRDefault="00E04EBA" w:rsidP="00E04EBA">
      <w:r>
        <w:rPr>
          <w:rFonts w:ascii="Consolas" w:hAnsi="Consolas" w:cs="Consolas"/>
          <w:color w:val="38761D"/>
          <w:sz w:val="20"/>
          <w:szCs w:val="20"/>
        </w:rPr>
        <w:lastRenderedPageBreak/>
        <w:t># Provides: RTSPSERVER</w:t>
      </w:r>
    </w:p>
    <w:p w:rsidR="00E04EBA" w:rsidRDefault="00E04EBA" w:rsidP="00E04EBA">
      <w:r>
        <w:rPr>
          <w:rFonts w:ascii="Consolas" w:hAnsi="Consolas" w:cs="Consolas"/>
          <w:color w:val="38761D"/>
          <w:sz w:val="20"/>
          <w:szCs w:val="20"/>
        </w:rPr>
        <w:t># Required-Start:    $local_fs $network $named $time $syslog</w:t>
      </w:r>
    </w:p>
    <w:p w:rsidR="00E04EBA" w:rsidRDefault="00E04EBA" w:rsidP="00E04EBA">
      <w:r>
        <w:rPr>
          <w:rFonts w:ascii="Consolas" w:hAnsi="Consolas" w:cs="Consolas"/>
          <w:color w:val="38761D"/>
          <w:sz w:val="20"/>
          <w:szCs w:val="20"/>
        </w:rPr>
        <w:t># Required-Stop:     $local_fs $network $named $time $syslog</w:t>
      </w:r>
    </w:p>
    <w:p w:rsidR="00E04EBA" w:rsidRDefault="00E04EBA" w:rsidP="00E04EBA">
      <w:r>
        <w:rPr>
          <w:rFonts w:ascii="Consolas" w:hAnsi="Consolas" w:cs="Consolas"/>
          <w:color w:val="38761D"/>
          <w:sz w:val="20"/>
          <w:szCs w:val="20"/>
        </w:rPr>
        <w:t># Default-Start:     2 3 4 </w:t>
      </w:r>
    </w:p>
    <w:p w:rsidR="00E04EBA" w:rsidRDefault="00E04EBA" w:rsidP="00E04EBA">
      <w:r>
        <w:rPr>
          <w:rFonts w:ascii="Consolas" w:hAnsi="Consolas" w:cs="Consolas"/>
          <w:color w:val="38761D"/>
          <w:sz w:val="20"/>
          <w:szCs w:val="20"/>
        </w:rPr>
        <w:t>5# Default-Stop:      0 1 6</w:t>
      </w:r>
    </w:p>
    <w:p w:rsidR="00E04EBA" w:rsidRDefault="00E04EBA" w:rsidP="00E04EBA">
      <w:r>
        <w:rPr>
          <w:rFonts w:ascii="Consolas" w:hAnsi="Consolas" w:cs="Consolas"/>
          <w:color w:val="38761D"/>
          <w:sz w:val="20"/>
          <w:szCs w:val="20"/>
        </w:rPr>
        <w:t># Description:       Provides the Mpromoneth rtsp server</w:t>
      </w:r>
    </w:p>
    <w:p w:rsidR="00E04EBA" w:rsidRDefault="00E04EBA" w:rsidP="00E04EBA">
      <w:r>
        <w:rPr>
          <w:rFonts w:ascii="Consolas" w:hAnsi="Consolas" w:cs="Consolas"/>
          <w:color w:val="38761D"/>
          <w:sz w:val="20"/>
          <w:szCs w:val="20"/>
        </w:rPr>
        <w:t>### END INIT INFO</w:t>
      </w:r>
      <w:r>
        <w:rPr>
          <w:rFonts w:ascii="Consolas" w:hAnsi="Consolas" w:cs="Consolas"/>
          <w:color w:val="38761D"/>
          <w:sz w:val="20"/>
          <w:szCs w:val="20"/>
        </w:rPr>
        <w:br/>
        <w:t>SCRIPT="/home/pi/h264_v4l2_rtspserver/h264_v4l2_rtspserver -P 8554 -Q 10 -r -s -W 2592 -H 1944 -F 15"</w:t>
      </w:r>
    </w:p>
    <w:p w:rsidR="00E04EBA" w:rsidRDefault="00E04EBA" w:rsidP="00E04EBA">
      <w:r>
        <w:rPr>
          <w:rFonts w:ascii="Consolas" w:hAnsi="Consolas" w:cs="Consolas"/>
          <w:color w:val="38761D"/>
          <w:sz w:val="20"/>
          <w:szCs w:val="20"/>
        </w:rPr>
        <w:t>RUNAS=root</w:t>
      </w:r>
    </w:p>
    <w:p w:rsidR="00E04EBA" w:rsidRDefault="00E04EBA" w:rsidP="00E04EBA">
      <w:r>
        <w:rPr>
          <w:rFonts w:ascii="Consolas" w:hAnsi="Consolas" w:cs="Consolas"/>
          <w:color w:val="38761D"/>
          <w:sz w:val="20"/>
          <w:szCs w:val="20"/>
        </w:rPr>
        <w:t>NAME=h264_v4l2_rtspserver</w:t>
      </w:r>
      <w:r>
        <w:rPr>
          <w:rFonts w:ascii="Consolas" w:hAnsi="Consolas" w:cs="Consolas"/>
          <w:color w:val="38761D"/>
          <w:sz w:val="20"/>
          <w:szCs w:val="20"/>
        </w:rPr>
        <w:br/>
        <w:t>PIDFILE=/var/run/$NAME.pid</w:t>
      </w:r>
    </w:p>
    <w:p w:rsidR="00E04EBA" w:rsidRDefault="00E04EBA" w:rsidP="00E04EBA">
      <w:pPr>
        <w:spacing w:after="240"/>
      </w:pPr>
      <w:r>
        <w:rPr>
          <w:rFonts w:ascii="Consolas" w:hAnsi="Consolas" w:cs="Consolas"/>
          <w:color w:val="38761D"/>
          <w:sz w:val="20"/>
          <w:szCs w:val="20"/>
        </w:rPr>
        <w:t>LOGFILE=/var/log/$NAME.log</w:t>
      </w:r>
    </w:p>
    <w:p w:rsidR="00E04EBA" w:rsidRDefault="00E04EBA" w:rsidP="00E04EBA">
      <w:pPr>
        <w:spacing w:after="240"/>
      </w:pPr>
      <w:r>
        <w:rPr>
          <w:rFonts w:ascii="Consolas" w:hAnsi="Consolas" w:cs="Consolas"/>
          <w:color w:val="38761D"/>
          <w:sz w:val="20"/>
          <w:szCs w:val="20"/>
        </w:rPr>
        <w:t>start() {  if [ -f $PIDFILE ] &amp;&amp; kill -0 $(cat $PIDFILE); then    echo 'Service already running' &gt;&amp;2    return 1  fi  echo 'Starting service…' &gt;&amp;2  local CMD="$SCRIPT &amp;&gt; \"$LOGFILE\" &amp; echo \$!"  su -c "$CMD" $RUNAS &gt; "$PIDFILE"  echo 'Service started' &gt;&amp;2}</w:t>
      </w:r>
    </w:p>
    <w:p w:rsidR="00E04EBA" w:rsidRDefault="00E04EBA" w:rsidP="00E04EBA">
      <w:pPr>
        <w:spacing w:after="240"/>
      </w:pPr>
      <w:r>
        <w:rPr>
          <w:rFonts w:ascii="Consolas" w:hAnsi="Consolas" w:cs="Consolas"/>
          <w:color w:val="38761D"/>
          <w:sz w:val="20"/>
          <w:szCs w:val="20"/>
        </w:rPr>
        <w:t>stop() {  if [ ! -f "$PIDFILE" ] || ! kill -0 $(cat "$PIDFILE"); then    echo 'Service not running' &gt;&amp;2    return 1  fi  echo 'Stopping service…' &gt;&amp;2  kill -15 $(cat "$PIDFILE") &amp;&amp; rm -f "$PIDFILE"  echo 'Service stopped' &gt;&amp;2}</w:t>
      </w:r>
    </w:p>
    <w:p w:rsidR="00E04EBA" w:rsidRDefault="00E04EBA" w:rsidP="00E04EBA">
      <w:pPr>
        <w:spacing w:after="240"/>
      </w:pPr>
      <w:r>
        <w:rPr>
          <w:rFonts w:ascii="Consolas" w:hAnsi="Consolas" w:cs="Consolas"/>
          <w:color w:val="38761D"/>
          <w:sz w:val="20"/>
          <w:szCs w:val="20"/>
        </w:rPr>
        <w:t>uninstall() {  echo -n "Are you really sure you want to uninstall this service? That cannot be undone. [yes|No] "  local SURE  read SURE  if [ "$SURE" = "yes" ]; then    stop    rm -f "$PIDFILE"    echo "Notice: log file was not removed: '$LOGFILE'" &gt;&amp;2    update-rc.d -f &lt;NAME&gt; remove    rm -fv "$0"  fi}</w:t>
      </w:r>
    </w:p>
    <w:p w:rsidR="00E04EBA" w:rsidRDefault="00E04EBA" w:rsidP="00E04EBA">
      <w:r>
        <w:rPr>
          <w:rFonts w:ascii="Consolas" w:hAnsi="Consolas" w:cs="Consolas"/>
          <w:color w:val="38761D"/>
          <w:sz w:val="20"/>
          <w:szCs w:val="20"/>
        </w:rPr>
        <w:t>status() {        printf "%-50s" "Checking $NAME..."    if [ -f $PIDFILE ]; then        PID=$(cat $PIDFILE)            if [ -z "$(ps axf | grep ${PID} | grep -v grep)" ]; then                printf "%s\n" "The process appears to be dead but pidfile still exists"            else                echo "Running, the PID is $PID"            fi    else        printf "%s\n" "Service not running"    fi}</w:t>
      </w:r>
      <w:r>
        <w:rPr>
          <w:rFonts w:ascii="Consolas" w:hAnsi="Consolas" w:cs="Consolas"/>
          <w:color w:val="38761D"/>
          <w:sz w:val="20"/>
          <w:szCs w:val="20"/>
        </w:rPr>
        <w:br/>
      </w:r>
      <w:r>
        <w:rPr>
          <w:rFonts w:ascii="Consolas" w:hAnsi="Consolas" w:cs="Consolas"/>
          <w:color w:val="38761D"/>
          <w:sz w:val="20"/>
          <w:szCs w:val="20"/>
        </w:rPr>
        <w:br/>
        <w:t>case "$1" in  start)    start    ;;  stop)    stop    ;;  status)    status    ;;  uninstall)    uninstall    ;;  restart)    stop    start    ;;  *)    echo "Usage: $0 {start|stop|status|restart|uninstall}"esac</w:t>
      </w:r>
    </w:p>
    <w:p w:rsidR="00E04EBA" w:rsidRDefault="00E04EBA" w:rsidP="00E04EBA">
      <w:r>
        <w:br/>
      </w:r>
      <w:r>
        <w:rPr>
          <w:rFonts w:ascii="Arial" w:hAnsi="Arial" w:cs="Arial"/>
        </w:rPr>
        <w:t>Now change the permissions on this script so it can be executed:</w:t>
      </w:r>
    </w:p>
    <w:p w:rsidR="00E04EBA" w:rsidRDefault="00E04EBA" w:rsidP="00E04EBA">
      <w:r>
        <w:rPr>
          <w:rFonts w:ascii="Arial" w:hAnsi="Arial" w:cs="Arial"/>
          <w:b/>
          <w:bCs/>
          <w:i/>
          <w:iCs/>
        </w:rPr>
        <w:t>sudo chmod 755 /etc/init.d/rtspserver</w:t>
      </w:r>
    </w:p>
    <w:p w:rsidR="00E04EBA" w:rsidRDefault="00E04EBA" w:rsidP="00E04EBA">
      <w:r>
        <w:rPr>
          <w:rFonts w:ascii="Arial" w:hAnsi="Arial" w:cs="Arial"/>
        </w:rPr>
        <w:t>And schedule the script so it will start as a service on boot time:</w:t>
      </w:r>
    </w:p>
    <w:p w:rsidR="00E04EBA" w:rsidRDefault="00E04EBA" w:rsidP="00E04EBA">
      <w:r>
        <w:rPr>
          <w:rFonts w:ascii="Arial" w:hAnsi="Arial" w:cs="Arial"/>
          <w:b/>
          <w:bCs/>
          <w:i/>
          <w:iCs/>
        </w:rPr>
        <w:t>sudo update-rc.d rtspserver defaults</w:t>
      </w:r>
    </w:p>
    <w:p w:rsidR="00E04EBA" w:rsidRDefault="00E04EBA" w:rsidP="00E04EBA">
      <w:pPr>
        <w:spacing w:after="240"/>
      </w:pPr>
      <w:r>
        <w:rPr>
          <w:rFonts w:ascii="Arial" w:hAnsi="Arial" w:cs="Arial"/>
        </w:rPr>
        <w:t>After this reboot your Raspberry Pi to activate the RTSP server.</w:t>
      </w:r>
      <w:r>
        <w:br/>
      </w:r>
      <w:r>
        <w:rPr>
          <w:rFonts w:ascii="Arial" w:hAnsi="Arial" w:cs="Arial"/>
        </w:rPr>
        <w:t>After the reboot the RTSP server will be available, and you will be able to connect to it with VLC via the following mrl:  </w:t>
      </w:r>
      <w:r>
        <w:rPr>
          <w:rFonts w:ascii="Arial" w:hAnsi="Arial" w:cs="Arial"/>
          <w:u w:val="single"/>
        </w:rPr>
        <w:t>rtsp://ip-address-of-your-Raspberry-Pi:8554/unicast</w:t>
      </w:r>
      <w:r>
        <w:br/>
      </w:r>
      <w:r>
        <w:br/>
      </w:r>
      <w:r>
        <w:lastRenderedPageBreak/>
        <w:br/>
      </w:r>
      <w:r>
        <w:rPr>
          <w:rFonts w:ascii="Arial" w:hAnsi="Arial" w:cs="Arial"/>
        </w:rPr>
        <w:t>For the people who want to connect this to their Synology Nas, follow below instructions:</w:t>
      </w:r>
      <w:r>
        <w:br/>
      </w:r>
      <w:r>
        <w:rPr>
          <w:rFonts w:ascii="Arial" w:hAnsi="Arial" w:cs="Arial"/>
        </w:rPr>
        <w:br/>
        <w:t>First make sure you have installed Surveillance Station on your nas via the webgui.</w:t>
      </w:r>
      <w:r>
        <w:br/>
      </w:r>
      <w:r>
        <w:rPr>
          <w:rFonts w:ascii="Arial" w:hAnsi="Arial" w:cs="Arial"/>
        </w:rPr>
        <w:t>ssh to your nas and log in</w:t>
      </w:r>
      <w:r>
        <w:br/>
      </w:r>
      <w:r>
        <w:rPr>
          <w:rFonts w:ascii="Arial" w:hAnsi="Arial" w:cs="Arial"/>
        </w:rPr>
        <w:br/>
        <w:t>We need to create a camera definition for the Raspberry Pi so we can select this in our Surveillance Station.</w:t>
      </w:r>
      <w:r>
        <w:br/>
      </w:r>
      <w:r>
        <w:rPr>
          <w:rFonts w:ascii="Arial" w:hAnsi="Arial" w:cs="Arial"/>
        </w:rPr>
        <w:t>To do this create a configuration file for it (just copy and paste the whole damn thing):</w:t>
      </w:r>
    </w:p>
    <w:p w:rsidR="00E04EBA" w:rsidRDefault="00E04EBA" w:rsidP="00E04EBA">
      <w:r>
        <w:rPr>
          <w:rFonts w:ascii="Arial" w:hAnsi="Arial" w:cs="Arial"/>
          <w:b/>
          <w:bCs/>
          <w:i/>
          <w:iCs/>
        </w:rPr>
        <w:t>cd /volume1/@appstore/SurveillanceStation/device_pack/camera_support/</w:t>
      </w:r>
      <w:r>
        <w:rPr>
          <w:rFonts w:ascii="Arial" w:hAnsi="Arial" w:cs="Arial"/>
          <w:b/>
          <w:bCs/>
          <w:i/>
          <w:iCs/>
        </w:rPr>
        <w:br/>
        <w:t>echo [RaspberryPi*PiCam] | tee RaspberryPi.conf</w:t>
      </w:r>
      <w:r>
        <w:rPr>
          <w:rFonts w:ascii="Arial" w:hAnsi="Arial" w:cs="Arial"/>
          <w:b/>
          <w:bCs/>
          <w:i/>
          <w:iCs/>
        </w:rPr>
        <w:br/>
        <w:t>echo api = rasbpicam-h264 | tee -a RaspberryPi.conf</w:t>
      </w:r>
      <w:r>
        <w:rPr>
          <w:rFonts w:ascii="Arial" w:hAnsi="Arial" w:cs="Arial"/>
          <w:b/>
          <w:bCs/>
          <w:i/>
          <w:iCs/>
        </w:rPr>
        <w:br/>
        <w:t>echo channel_list = 1  | tee -a RaspberryPi.conf</w:t>
      </w:r>
      <w:r>
        <w:rPr>
          <w:rFonts w:ascii="Arial" w:hAnsi="Arial" w:cs="Arial"/>
          <w:b/>
          <w:bCs/>
          <w:i/>
          <w:iCs/>
        </w:rPr>
        <w:br/>
        <w:t>echo default_channel = 1  | tee -a RaspberryPi.conf</w:t>
      </w:r>
      <w:r>
        <w:rPr>
          <w:rFonts w:ascii="Arial" w:hAnsi="Arial" w:cs="Arial"/>
          <w:b/>
          <w:bCs/>
          <w:i/>
          <w:iCs/>
        </w:rPr>
        <w:br/>
        <w:t>echo resolutions_h264 = 2592x1944  | tee -a RaspberryPi.conf</w:t>
      </w:r>
      <w:r>
        <w:rPr>
          <w:rFonts w:ascii="Arial" w:hAnsi="Arial" w:cs="Arial"/>
          <w:b/>
          <w:bCs/>
          <w:i/>
          <w:iCs/>
        </w:rPr>
        <w:br/>
        <w:t>echo default_resolution_h264 = 2592x1944  | tee -a RaspberryPi.conf</w:t>
      </w:r>
      <w:r>
        <w:rPr>
          <w:rFonts w:ascii="Arial" w:hAnsi="Arial" w:cs="Arial"/>
          <w:b/>
          <w:bCs/>
          <w:i/>
          <w:iCs/>
        </w:rPr>
        <w:br/>
        <w:t>echo fps_h264_2592x1944 = 15  | tee -a RaspberryPi.conf</w:t>
      </w:r>
      <w:r>
        <w:rPr>
          <w:rFonts w:ascii="Arial" w:hAnsi="Arial" w:cs="Arial"/>
          <w:b/>
          <w:bCs/>
          <w:i/>
          <w:iCs/>
        </w:rPr>
        <w:br/>
        <w:t>echo default_fps_h264_2592x1944 = 15  | tee -a RaspberryPi.conf</w:t>
      </w:r>
      <w:r>
        <w:rPr>
          <w:rFonts w:ascii="Arial" w:hAnsi="Arial" w:cs="Arial"/>
          <w:b/>
          <w:bCs/>
          <w:i/>
          <w:iCs/>
        </w:rPr>
        <w:br/>
        <w:t>echo default_image_quality = 5  | tee -a RaspberryPi.conf</w:t>
      </w:r>
      <w:r>
        <w:rPr>
          <w:rFonts w:ascii="Arial" w:hAnsi="Arial" w:cs="Arial"/>
          <w:b/>
          <w:bCs/>
          <w:i/>
          <w:iCs/>
        </w:rPr>
        <w:br/>
        <w:t>echo h264 = rtsp  | tee -a RaspberryPi.conf</w:t>
      </w:r>
    </w:p>
    <w:p w:rsidR="00E04EBA" w:rsidRDefault="00E04EBA" w:rsidP="00E04EBA">
      <w:pPr>
        <w:spacing w:after="240"/>
      </w:pPr>
      <w:r>
        <w:rPr>
          <w:rFonts w:ascii="Arial" w:hAnsi="Arial" w:cs="Arial"/>
        </w:rPr>
        <w:t>After creating this configuration file, you will need to restart your Surveillance Station software on your nas to let it pick this configuration file up, do this on your web gui, in the package manager, and restart your Surveillance Station package (stop start).</w:t>
      </w:r>
      <w:r>
        <w:br/>
      </w:r>
      <w:r>
        <w:br/>
      </w:r>
      <w:r>
        <w:rPr>
          <w:rFonts w:ascii="Arial" w:hAnsi="Arial" w:cs="Arial"/>
        </w:rPr>
        <w:t>Now you can start defining your camera in Surveillance Station.</w:t>
      </w:r>
      <w:r>
        <w:br/>
      </w:r>
      <w:r>
        <w:rPr>
          <w:rFonts w:ascii="Arial" w:hAnsi="Arial" w:cs="Arial"/>
        </w:rPr>
        <w:t>Open Surveillance Station, go over to IP Camera, add Camera, do quick setup and define your Camera as per below screenshot:</w:t>
      </w:r>
    </w:p>
    <w:p w:rsidR="00E04EBA" w:rsidRDefault="00E04EBA" w:rsidP="00E04EBA">
      <w:pPr>
        <w:jc w:val="center"/>
      </w:pPr>
      <w:r>
        <w:rPr>
          <w:noProof/>
          <w:color w:val="0000FF"/>
        </w:rPr>
        <w:drawing>
          <wp:inline distT="0" distB="0" distL="0" distR="0">
            <wp:extent cx="3810000" cy="2863850"/>
            <wp:effectExtent l="0" t="0" r="0" b="0"/>
            <wp:docPr id="3" name="圖片 3" descr="https://2.bp.blogspot.com/-4N5RLLk6C80/VdBbzEyeINI/AAAAAAAAJA4/8I3v7lUBwgk/s400/surveillance%2Bstation%2Bip%2Bcamer%2Badd.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2.bp.blogspot.com/-4N5RLLk6C80/VdBbzEyeINI/AAAAAAAAJA4/8I3v7lUBwgk/s400/surveillance%2Bstation%2Bip%2Bcamer%2Badd.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2863850"/>
                    </a:xfrm>
                    <a:prstGeom prst="rect">
                      <a:avLst/>
                    </a:prstGeom>
                    <a:noFill/>
                    <a:ln>
                      <a:noFill/>
                    </a:ln>
                  </pic:spPr>
                </pic:pic>
              </a:graphicData>
            </a:graphic>
          </wp:inline>
        </w:drawing>
      </w:r>
    </w:p>
    <w:p w:rsidR="00E04EBA" w:rsidRDefault="00E04EBA" w:rsidP="00E04EBA">
      <w:pPr>
        <w:spacing w:after="240"/>
      </w:pPr>
      <w:r>
        <w:br/>
      </w:r>
      <w:r>
        <w:rPr>
          <w:rFonts w:ascii="Arial" w:hAnsi="Arial" w:cs="Arial"/>
        </w:rPr>
        <w:lastRenderedPageBreak/>
        <w:br/>
        <w:t>Don't worry about the username and password, confirm to finish.</w:t>
      </w:r>
      <w:r>
        <w:br/>
      </w:r>
      <w:r>
        <w:rPr>
          <w:rFonts w:ascii="Arial" w:hAnsi="Arial" w:cs="Arial"/>
        </w:rPr>
        <w:br/>
        <w:t>you will notice after adding the camera that it's disconnected, this is because the Surveillance Station software is looking at the root mrl (without the unicast string behind it).</w:t>
      </w:r>
      <w:r>
        <w:br/>
      </w:r>
    </w:p>
    <w:p w:rsidR="00E04EBA" w:rsidRDefault="00E04EBA" w:rsidP="00E04EBA">
      <w:pPr>
        <w:jc w:val="center"/>
      </w:pPr>
      <w:r>
        <w:rPr>
          <w:noProof/>
          <w:color w:val="0000FF"/>
        </w:rPr>
        <w:drawing>
          <wp:inline distT="0" distB="0" distL="0" distR="0">
            <wp:extent cx="3048000" cy="603250"/>
            <wp:effectExtent l="0" t="0" r="0" b="6350"/>
            <wp:docPr id="2" name="圖片 2" descr="https://3.bp.blogspot.com/-fiGM4RRJDow/VdBfVPmMFqI/AAAAAAAAJBE/PIzaXHaOsQw/s320/disconnected.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3.bp.blogspot.com/-fiGM4RRJDow/VdBfVPmMFqI/AAAAAAAAJBE/PIzaXHaOsQw/s320/disconnected.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603250"/>
                    </a:xfrm>
                    <a:prstGeom prst="rect">
                      <a:avLst/>
                    </a:prstGeom>
                    <a:noFill/>
                    <a:ln>
                      <a:noFill/>
                    </a:ln>
                  </pic:spPr>
                </pic:pic>
              </a:graphicData>
            </a:graphic>
          </wp:inline>
        </w:drawing>
      </w:r>
    </w:p>
    <w:p w:rsidR="00E04EBA" w:rsidRDefault="00E04EBA" w:rsidP="00E04EBA">
      <w:r>
        <w:rPr>
          <w:rFonts w:ascii="Arial" w:hAnsi="Arial" w:cs="Arial"/>
        </w:rPr>
        <w:br/>
        <w:t>It looks at:</w:t>
      </w:r>
      <w:r>
        <w:br/>
      </w:r>
      <w:r>
        <w:rPr>
          <w:rFonts w:ascii="Arial" w:hAnsi="Arial" w:cs="Arial"/>
        </w:rPr>
        <w:t>rtsp://ip-address-of-your-raspberry:8554</w:t>
      </w:r>
      <w:r>
        <w:br/>
      </w:r>
      <w:r>
        <w:rPr>
          <w:rFonts w:ascii="Arial" w:hAnsi="Arial" w:cs="Arial"/>
        </w:rPr>
        <w:t>and not at:</w:t>
      </w:r>
      <w:r>
        <w:br/>
      </w:r>
      <w:r>
        <w:rPr>
          <w:rFonts w:ascii="Arial" w:hAnsi="Arial" w:cs="Arial"/>
        </w:rPr>
        <w:t>rtsp://ip-address-of-your-raspberry:8554/unicast</w:t>
      </w:r>
      <w:r>
        <w:br/>
      </w:r>
      <w:r>
        <w:rPr>
          <w:rFonts w:ascii="Arial" w:hAnsi="Arial" w:cs="Arial"/>
        </w:rPr>
        <w:t>where it needs to look, hence the disconnection.</w:t>
      </w:r>
      <w:r>
        <w:br/>
      </w:r>
      <w:r>
        <w:rPr>
          <w:rFonts w:ascii="Arial" w:hAnsi="Arial" w:cs="Arial"/>
        </w:rPr>
        <w:br/>
        <w:t>Currently I only have a work around for this, if someone has another option, please post a message on my blog below.</w:t>
      </w:r>
      <w:r>
        <w:br/>
      </w:r>
      <w:r>
        <w:br/>
      </w:r>
      <w:r>
        <w:rPr>
          <w:rFonts w:ascii="Arial" w:hAnsi="Arial" w:cs="Arial"/>
        </w:rPr>
        <w:t>In Surveillance Station, select your Camera, then click Configuration, Export, give your export a name, and select a destination (in my case web folder) add your Raspberry Pi Camera and finish the export, now delete your camera from Surveillance Station.</w:t>
      </w:r>
      <w:r>
        <w:br/>
      </w:r>
      <w:r>
        <w:br/>
      </w:r>
      <w:r>
        <w:rPr>
          <w:rFonts w:ascii="Arial" w:hAnsi="Arial" w:cs="Arial"/>
        </w:rPr>
        <w:t>Now edit a configuration file in the Camera Export folder which you have just exported:</w:t>
      </w:r>
    </w:p>
    <w:p w:rsidR="00E04EBA" w:rsidRDefault="00E04EBA" w:rsidP="00E04EBA">
      <w:r>
        <w:rPr>
          <w:rFonts w:ascii="Arial" w:hAnsi="Arial" w:cs="Arial"/>
          <w:b/>
          <w:bCs/>
          <w:i/>
          <w:iCs/>
        </w:rPr>
        <w:t>vi </w:t>
      </w:r>
      <w:r>
        <w:rPr>
          <w:rFonts w:ascii="Arial" w:hAnsi="Arial" w:cs="Arial"/>
          <w:b/>
          <w:bCs/>
          <w:i/>
          <w:iCs/>
          <w:color w:val="333333"/>
        </w:rPr>
        <w:t>/volume1/web/SSCamExport_RaspberryPi/.ExpCam</w:t>
      </w:r>
    </w:p>
    <w:p w:rsidR="009D277D" w:rsidRDefault="00E04EBA" w:rsidP="00E04EBA">
      <w:pPr>
        <w:spacing w:after="240"/>
      </w:pPr>
      <w:r>
        <w:rPr>
          <w:rFonts w:ascii="Arial" w:hAnsi="Arial" w:cs="Arial"/>
        </w:rPr>
        <w:t>Change the follow 2 parameters from:</w:t>
      </w:r>
      <w:r>
        <w:br/>
      </w:r>
      <w:r>
        <w:rPr>
          <w:rFonts w:ascii="Arial" w:hAnsi="Arial" w:cs="Arial"/>
        </w:rPr>
        <w:br/>
        <w:t>path = '/'</w:t>
      </w:r>
      <w:r>
        <w:br/>
      </w:r>
      <w:r>
        <w:rPr>
          <w:rFonts w:ascii="Arial" w:hAnsi="Arial" w:cs="Arial"/>
        </w:rPr>
        <w:t>live_path = '/'</w:t>
      </w:r>
      <w:r>
        <w:br/>
      </w:r>
      <w:r>
        <w:rPr>
          <w:rFonts w:ascii="Arial" w:hAnsi="Arial" w:cs="Arial"/>
        </w:rPr>
        <w:t>to </w:t>
      </w:r>
      <w:r>
        <w:br/>
      </w:r>
      <w:r>
        <w:rPr>
          <w:rFonts w:ascii="Arial" w:hAnsi="Arial" w:cs="Arial"/>
        </w:rPr>
        <w:t>path = 'unicast'</w:t>
      </w:r>
      <w:r>
        <w:br/>
      </w:r>
      <w:r>
        <w:rPr>
          <w:rFonts w:ascii="Arial" w:hAnsi="Arial" w:cs="Arial"/>
        </w:rPr>
        <w:t>live_path = 'unicast'</w:t>
      </w:r>
      <w:r>
        <w:br/>
      </w:r>
      <w:r>
        <w:rPr>
          <w:rFonts w:ascii="Arial" w:hAnsi="Arial" w:cs="Arial"/>
        </w:rPr>
        <w:br/>
        <w:t>Save and re-import your Camera, it should be working now.</w:t>
      </w:r>
      <w:r>
        <w:br/>
      </w:r>
      <w:r>
        <w:rPr>
          <w:rFonts w:ascii="Arial" w:hAnsi="Arial" w:cs="Arial"/>
        </w:rPr>
        <w:t>Note that, if you make configuration changes to your Camera in Surveillance Station, that u need to redo this procedure.</w:t>
      </w:r>
      <w:r>
        <w:br/>
      </w:r>
      <w:r>
        <w:rPr>
          <w:rFonts w:ascii="Arial" w:hAnsi="Arial" w:cs="Arial"/>
        </w:rPr>
        <w:br/>
        <w:t>I hope this write up will be useful for people wanting to experiment with the Raspberry Pi Camera and Surveillance Station, if u like the write up, have any comments, suggestions, or improvements, leave me a message at the bottom of this blog.</w:t>
      </w:r>
      <w:r>
        <w:br/>
      </w:r>
    </w:p>
    <w:bookmarkStart w:id="0" w:name="7485115766932728345"/>
    <w:bookmarkEnd w:id="0"/>
    <w:p w:rsidR="00E04EBA" w:rsidRDefault="00E04EBA" w:rsidP="00E04EBA">
      <w:pPr>
        <w:pStyle w:val="3"/>
      </w:pPr>
      <w:r>
        <w:lastRenderedPageBreak/>
        <w:fldChar w:fldCharType="begin"/>
      </w:r>
      <w:r>
        <w:instrText xml:space="preserve"> HYPERLINK "https://random-notes-of-a-sysadmin.blogspot.tw/2015/12/howto-create-raspberry-pi-infrared.html" </w:instrText>
      </w:r>
      <w:r>
        <w:fldChar w:fldCharType="separate"/>
      </w:r>
      <w:r>
        <w:rPr>
          <w:rStyle w:val="a3"/>
        </w:rPr>
        <w:t>HOWTO - Create a Raspberry Pi Infrared remote control</w:t>
      </w:r>
      <w:r>
        <w:fldChar w:fldCharType="end"/>
      </w:r>
      <w:r>
        <w:t xml:space="preserve"> </w:t>
      </w:r>
    </w:p>
    <w:p w:rsidR="00E04EBA" w:rsidRDefault="00E04EBA" w:rsidP="00E04EBA">
      <w:pPr>
        <w:spacing w:after="240"/>
      </w:pPr>
      <w:r>
        <w:rPr>
          <w:rFonts w:ascii="Verdana" w:hAnsi="Verdana"/>
        </w:rPr>
        <w:t>If you have the need to control all your home equipment which has a remote available, look no further, the Raspberry Pi is your ultimate low-cost universal remote control tool available.</w:t>
      </w:r>
      <w:r>
        <w:br/>
      </w:r>
    </w:p>
    <w:tbl>
      <w:tblPr>
        <w:tblW w:w="0" w:type="auto"/>
        <w:jc w:val="center"/>
        <w:tblCellSpacing w:w="0" w:type="dxa"/>
        <w:tblCellMar>
          <w:left w:w="0" w:type="dxa"/>
          <w:right w:w="0" w:type="dxa"/>
        </w:tblCellMar>
        <w:tblLook w:val="04A0" w:firstRow="1" w:lastRow="0" w:firstColumn="1" w:lastColumn="0" w:noHBand="0" w:noVBand="1"/>
      </w:tblPr>
      <w:tblGrid>
        <w:gridCol w:w="9600"/>
      </w:tblGrid>
      <w:tr w:rsidR="00E04EBA" w:rsidTr="00E04EBA">
        <w:trPr>
          <w:tblCellSpacing w:w="0" w:type="dxa"/>
          <w:jc w:val="center"/>
        </w:trPr>
        <w:tc>
          <w:tcPr>
            <w:tcW w:w="0" w:type="auto"/>
            <w:vAlign w:val="center"/>
            <w:hideMark/>
          </w:tcPr>
          <w:p w:rsidR="00E04EBA" w:rsidRDefault="00E04EBA">
            <w:pPr>
              <w:jc w:val="center"/>
              <w:rPr>
                <w:rFonts w:ascii="新細明體" w:eastAsia="新細明體" w:hAnsi="新細明體" w:cs="新細明體"/>
                <w:szCs w:val="24"/>
              </w:rPr>
            </w:pPr>
            <w:r>
              <w:rPr>
                <w:noProof/>
                <w:color w:val="0000FF"/>
              </w:rPr>
              <w:drawing>
                <wp:inline distT="0" distB="0" distL="0" distR="0">
                  <wp:extent cx="6096000" cy="3429000"/>
                  <wp:effectExtent l="0" t="0" r="0" b="0"/>
                  <wp:docPr id="20" name="圖片 20" descr="https://2.bp.blogspot.com/-2KdXELhM1X0/Vn1EH7aTtaI/AAAAAAAAJys/3OagzqR2wzo/s640/20151225_141243.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2.bp.blogspot.com/-2KdXELhM1X0/Vn1EH7aTtaI/AAAAAAAAJys/3OagzqR2wzo/s640/20151225_141243.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tc>
      </w:tr>
      <w:tr w:rsidR="00E04EBA" w:rsidTr="00E04EBA">
        <w:trPr>
          <w:tblCellSpacing w:w="0" w:type="dxa"/>
          <w:jc w:val="center"/>
        </w:trPr>
        <w:tc>
          <w:tcPr>
            <w:tcW w:w="0" w:type="auto"/>
            <w:vAlign w:val="center"/>
            <w:hideMark/>
          </w:tcPr>
          <w:p w:rsidR="00E04EBA" w:rsidRDefault="00E04EBA">
            <w:pPr>
              <w:jc w:val="center"/>
              <w:rPr>
                <w:rFonts w:ascii="新細明體" w:eastAsia="新細明體" w:hAnsi="新細明體" w:cs="新細明體"/>
                <w:szCs w:val="24"/>
              </w:rPr>
            </w:pPr>
            <w:r>
              <w:t>My Raspberry Pi Infrared Remote Control Appliance</w:t>
            </w:r>
          </w:p>
        </w:tc>
      </w:tr>
    </w:tbl>
    <w:p w:rsidR="00E04EBA" w:rsidRDefault="00E04EBA" w:rsidP="00E04EBA">
      <w:r>
        <w:br/>
      </w:r>
      <w:r>
        <w:rPr>
          <w:rFonts w:ascii="Verdana" w:hAnsi="Verdana"/>
        </w:rPr>
        <w:t>When I have some time to spare, you can find me at home messing around with Linux, Raspberry Pi's and some home automation domotics.</w:t>
      </w:r>
      <w:r>
        <w:br/>
      </w:r>
      <w:r>
        <w:rPr>
          <w:rFonts w:ascii="Verdana" w:hAnsi="Verdana"/>
        </w:rPr>
        <w:t>Recently I was looking to extend my home domotics system to be able to switch every device which has a remote control in my house.  </w:t>
      </w:r>
      <w:r>
        <w:br/>
      </w:r>
      <w:r>
        <w:rPr>
          <w:rFonts w:ascii="Verdana" w:hAnsi="Verdana"/>
        </w:rPr>
        <w:t>When I started searching for a solution, I was suprised how easily it was to build a solution consisting of a Raspberry Pi and some locally acquired electronic components.</w:t>
      </w:r>
      <w:r>
        <w:br/>
      </w:r>
      <w:r>
        <w:rPr>
          <w:rFonts w:ascii="Verdana" w:hAnsi="Verdana"/>
        </w:rPr>
        <w:br/>
        <w:t>Before I start explaining how to build the solution, let me first give u an overview of all the components which I used to build my remote.</w:t>
      </w:r>
    </w:p>
    <w:p w:rsidR="00E04EBA" w:rsidRDefault="00E04EBA" w:rsidP="00E04EBA">
      <w:pPr>
        <w:pStyle w:val="2"/>
      </w:pPr>
      <w:r>
        <w:rPr>
          <w:rFonts w:ascii="Verdana" w:hAnsi="Verdana"/>
        </w:rPr>
        <w:br/>
        <w:t>Putting the Hardware together.</w:t>
      </w:r>
    </w:p>
    <w:p w:rsidR="00E04EBA" w:rsidRDefault="00E04EBA" w:rsidP="00E04EBA">
      <w:pPr>
        <w:pStyle w:val="3"/>
      </w:pPr>
      <w:r>
        <w:rPr>
          <w:rFonts w:ascii="Verdana" w:hAnsi="Verdana"/>
        </w:rPr>
        <w:t>Component List:</w:t>
      </w:r>
    </w:p>
    <w:p w:rsidR="00E04EBA" w:rsidRDefault="00E04EBA" w:rsidP="00E04EBA">
      <w:pPr>
        <w:spacing w:after="240"/>
      </w:pPr>
      <w:r>
        <w:br/>
      </w:r>
      <w:r>
        <w:rPr>
          <w:rFonts w:ascii="Verdana" w:hAnsi="Verdana"/>
          <w:u w:val="single"/>
        </w:rPr>
        <w:lastRenderedPageBreak/>
        <w:t>1x Raspberry Pi, model B+</w:t>
      </w:r>
      <w:r>
        <w:rPr>
          <w:rFonts w:ascii="Verdana" w:hAnsi="Verdana"/>
        </w:rPr>
        <w:t xml:space="preserve"> (look on second hand market, or internet, can be acquired for as low as 20€)</w:t>
      </w:r>
      <w:r>
        <w:br/>
      </w:r>
    </w:p>
    <w:p w:rsidR="00E04EBA" w:rsidRDefault="00E04EBA" w:rsidP="00E04EBA">
      <w:pPr>
        <w:jc w:val="center"/>
      </w:pPr>
      <w:r>
        <w:rPr>
          <w:noProof/>
          <w:color w:val="0000FF"/>
        </w:rPr>
        <w:drawing>
          <wp:inline distT="0" distB="0" distL="0" distR="0">
            <wp:extent cx="3048000" cy="2266950"/>
            <wp:effectExtent l="0" t="0" r="0" b="0"/>
            <wp:docPr id="19" name="圖片 19" descr="https://2.bp.blogspot.com/-GT5lVqxTDGo/Vn1MuvxlT3I/AAAAAAAAJy4/emcNiBSf3SU/s320/Front_of_Raspberry_Pi.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2.bp.blogspot.com/-GT5lVqxTDGo/Vn1MuvxlT3I/AAAAAAAAJy4/emcNiBSf3SU/s320/Front_of_Raspberry_Pi.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0" cy="2266950"/>
                    </a:xfrm>
                    <a:prstGeom prst="rect">
                      <a:avLst/>
                    </a:prstGeom>
                    <a:noFill/>
                    <a:ln>
                      <a:noFill/>
                    </a:ln>
                  </pic:spPr>
                </pic:pic>
              </a:graphicData>
            </a:graphic>
          </wp:inline>
        </w:drawing>
      </w:r>
    </w:p>
    <w:p w:rsidR="00E04EBA" w:rsidRDefault="00E04EBA" w:rsidP="00E04EBA">
      <w:pPr>
        <w:spacing w:after="240"/>
      </w:pPr>
      <w:r>
        <w:rPr>
          <w:rFonts w:ascii="Verdana" w:hAnsi="Verdana"/>
        </w:rPr>
        <w:br/>
      </w:r>
      <w:r>
        <w:rPr>
          <w:rFonts w:ascii="Verdana" w:hAnsi="Verdana"/>
          <w:u w:val="single"/>
        </w:rPr>
        <w:br/>
        <w:t>1 x Transistor BC557C TO92 KEC</w:t>
      </w:r>
      <w:r>
        <w:br/>
      </w:r>
      <w:r>
        <w:rPr>
          <w:rFonts w:ascii="Verdana" w:hAnsi="Verdana"/>
        </w:rPr>
        <w:t>Conrad article: 155959</w:t>
      </w:r>
      <w:r>
        <w:br/>
      </w:r>
      <w:r>
        <w:rPr>
          <w:rFonts w:ascii="Verdana" w:hAnsi="Verdana"/>
        </w:rPr>
        <w:t>Price: 0,1 € / piece</w:t>
      </w:r>
    </w:p>
    <w:p w:rsidR="00E04EBA" w:rsidRDefault="00E04EBA" w:rsidP="00E04EBA">
      <w:pPr>
        <w:jc w:val="center"/>
      </w:pPr>
      <w:r>
        <w:rPr>
          <w:noProof/>
          <w:color w:val="0000FF"/>
        </w:rPr>
        <w:drawing>
          <wp:inline distT="0" distB="0" distL="0" distR="0">
            <wp:extent cx="2590800" cy="2076450"/>
            <wp:effectExtent l="0" t="0" r="0" b="0"/>
            <wp:docPr id="18" name="圖片 18" descr="https://4.bp.blogspot.com/-cQ_A4mP7PsY/Vn1NKEaESzI/AAAAAAAAJzA/TlWFtBJh0a8/s1600/bc557.gif">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4.bp.blogspot.com/-cQ_A4mP7PsY/Vn1NKEaESzI/AAAAAAAAJzA/TlWFtBJh0a8/s1600/bc557.gif">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90800" cy="2076450"/>
                    </a:xfrm>
                    <a:prstGeom prst="rect">
                      <a:avLst/>
                    </a:prstGeom>
                    <a:noFill/>
                    <a:ln>
                      <a:noFill/>
                    </a:ln>
                  </pic:spPr>
                </pic:pic>
              </a:graphicData>
            </a:graphic>
          </wp:inline>
        </w:drawing>
      </w:r>
    </w:p>
    <w:p w:rsidR="00E04EBA" w:rsidRDefault="00E04EBA" w:rsidP="00E04EBA">
      <w:pPr>
        <w:spacing w:after="240"/>
      </w:pPr>
      <w:r>
        <w:rPr>
          <w:rFonts w:ascii="Verdana" w:hAnsi="Verdana"/>
          <w:u w:val="single"/>
        </w:rPr>
        <w:br/>
        <w:t>4 x IR-LED 5mm HE3-290AC</w:t>
      </w:r>
      <w:r>
        <w:br/>
      </w:r>
      <w:r>
        <w:rPr>
          <w:rFonts w:ascii="Verdana" w:hAnsi="Verdana"/>
        </w:rPr>
        <w:t>Conrad article: 181713</w:t>
      </w:r>
      <w:r>
        <w:br/>
      </w:r>
      <w:r>
        <w:rPr>
          <w:rFonts w:ascii="Verdana" w:hAnsi="Verdana"/>
        </w:rPr>
        <w:t>Price: 0,35 € / piece</w:t>
      </w:r>
      <w:r>
        <w:br/>
      </w:r>
      <w:r>
        <w:rPr>
          <w:noProof/>
          <w:color w:val="0000FF"/>
        </w:rPr>
        <w:lastRenderedPageBreak/>
        <w:drawing>
          <wp:inline distT="0" distB="0" distL="0" distR="0">
            <wp:extent cx="2381250" cy="2381250"/>
            <wp:effectExtent l="0" t="0" r="0" b="0"/>
            <wp:docPr id="17" name="圖片 17" descr="https://2.bp.blogspot.com/-QSqDiONTzVM/Vn1OC2EDOcI/AAAAAAAAJzI/LDA2iNfyH_8/s1600/Harvatek-HE3-290AC.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2.bp.blogspot.com/-QSqDiONTzVM/Vn1OC2EDOcI/AAAAAAAAJzI/LDA2iNfyH_8/s1600/Harvatek-HE3-290AC.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br/>
      </w:r>
      <w:r>
        <w:rPr>
          <w:rFonts w:ascii="Verdana" w:hAnsi="Verdana"/>
          <w:u w:val="single"/>
        </w:rPr>
        <w:t>1 x IR Receiver 2,7-5,5v OS-0038G</w:t>
      </w:r>
      <w:r>
        <w:br/>
      </w:r>
      <w:r>
        <w:rPr>
          <w:rFonts w:ascii="Verdana" w:hAnsi="Verdana"/>
        </w:rPr>
        <w:t>Conrad article: 184296</w:t>
      </w:r>
      <w:r>
        <w:br/>
      </w:r>
      <w:r>
        <w:rPr>
          <w:rFonts w:ascii="Verdana" w:hAnsi="Verdana"/>
        </w:rPr>
        <w:t>Price: 0,67 € / piece</w:t>
      </w:r>
    </w:p>
    <w:p w:rsidR="00E04EBA" w:rsidRDefault="00E04EBA" w:rsidP="00E04EBA">
      <w:pPr>
        <w:jc w:val="center"/>
      </w:pPr>
      <w:r>
        <w:rPr>
          <w:noProof/>
          <w:color w:val="0000FF"/>
        </w:rPr>
        <w:drawing>
          <wp:inline distT="0" distB="0" distL="0" distR="0">
            <wp:extent cx="1905000" cy="1905000"/>
            <wp:effectExtent l="0" t="0" r="0" b="0"/>
            <wp:docPr id="16" name="圖片 16" descr="https://2.bp.blogspot.com/-I_OzHQcbZbA/Vn1OZD_e-SI/AAAAAAAAJzQ/ip5k1Y_yXu0/s200/184281_LB_00_FB.EPS_1000.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2.bp.blogspot.com/-I_OzHQcbZbA/Vn1OZD_e-SI/AAAAAAAAJzQ/ip5k1Y_yXu0/s200/184281_LB_00_FB.EPS_1000.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E04EBA" w:rsidRDefault="00E04EBA" w:rsidP="00E04EBA">
      <w:r>
        <w:rPr>
          <w:rFonts w:ascii="Verdana" w:hAnsi="Verdana"/>
        </w:rPr>
        <w:br/>
      </w:r>
      <w:r>
        <w:rPr>
          <w:rFonts w:ascii="Verdana" w:hAnsi="Verdana"/>
          <w:u w:val="single"/>
        </w:rPr>
        <w:br/>
        <w:t>100 x Resistor 56 Ohm 1/4w (you only need 4)</w:t>
      </w:r>
      <w:r>
        <w:br/>
      </w:r>
      <w:r>
        <w:rPr>
          <w:rFonts w:ascii="Verdana" w:hAnsi="Verdana"/>
        </w:rPr>
        <w:t>Conrad article: 408018 - 89</w:t>
      </w:r>
      <w:r>
        <w:br/>
      </w:r>
      <w:r>
        <w:rPr>
          <w:rFonts w:ascii="Verdana" w:hAnsi="Verdana"/>
        </w:rPr>
        <w:t>Price: 3 € / 100 pcs</w:t>
      </w:r>
    </w:p>
    <w:p w:rsidR="00E04EBA" w:rsidRDefault="00E04EBA" w:rsidP="00E04EBA"/>
    <w:p w:rsidR="00E04EBA" w:rsidRDefault="00E04EBA" w:rsidP="00E04EBA"/>
    <w:p w:rsidR="00E04EBA" w:rsidRDefault="00E04EBA" w:rsidP="00E04EBA">
      <w:pPr>
        <w:jc w:val="center"/>
      </w:pPr>
      <w:r>
        <w:rPr>
          <w:noProof/>
          <w:color w:val="0000FF"/>
        </w:rPr>
        <w:drawing>
          <wp:inline distT="0" distB="0" distL="0" distR="0">
            <wp:extent cx="1905000" cy="1905000"/>
            <wp:effectExtent l="0" t="0" r="0" b="0"/>
            <wp:docPr id="15" name="圖片 15" descr="https://3.bp.blogspot.com/-q9_i5uIBJVs/Vn1OyE8xTMI/AAAAAAAAJzY/EOJL_VGLFk0/s200/5133AefitML._SX342_.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3.bp.blogspot.com/-q9_i5uIBJVs/Vn1OyE8xTMI/AAAAAAAAJzY/EOJL_VGLFk0/s200/5133AefitML._SX342_.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E04EBA" w:rsidRDefault="00E04EBA" w:rsidP="00E04EBA"/>
    <w:p w:rsidR="00E04EBA" w:rsidRDefault="00E04EBA" w:rsidP="00E04EBA"/>
    <w:p w:rsidR="00E04EBA" w:rsidRDefault="00E04EBA" w:rsidP="00E04EBA">
      <w:pPr>
        <w:pStyle w:val="3"/>
      </w:pPr>
      <w:r>
        <w:rPr>
          <w:rFonts w:ascii="Verdana" w:hAnsi="Verdana"/>
        </w:rPr>
        <w:lastRenderedPageBreak/>
        <w:t>The Schematics:</w:t>
      </w:r>
    </w:p>
    <w:p w:rsidR="00E04EBA" w:rsidRDefault="00E04EBA" w:rsidP="00E04EBA">
      <w:pPr>
        <w:spacing w:after="240"/>
      </w:pPr>
      <w:r>
        <w:rPr>
          <w:rFonts w:ascii="Verdana" w:hAnsi="Verdana"/>
        </w:rPr>
        <w:br/>
        <w:t>To make it able to send and receive with our home built remote control, we  have to connect two circuits to our Raspberry Pi, one send circuit and one receive circuit.</w:t>
      </w:r>
      <w:r>
        <w:br/>
      </w:r>
      <w:r>
        <w:rPr>
          <w:rFonts w:ascii="Verdana" w:hAnsi="Verdana"/>
        </w:rPr>
        <w:t>The send circuit consists of a few parts while the receiver circuit (the ir receiver) can be soldered directly onto the raspberry.</w:t>
      </w:r>
      <w:r>
        <w:br/>
      </w:r>
    </w:p>
    <w:p w:rsidR="00E04EBA" w:rsidRDefault="00E04EBA" w:rsidP="00E04EBA">
      <w:pPr>
        <w:pStyle w:val="4"/>
      </w:pPr>
      <w:r>
        <w:rPr>
          <w:rFonts w:ascii="Verdana" w:hAnsi="Verdana"/>
        </w:rPr>
        <w:t>The send circuit:</w:t>
      </w:r>
    </w:p>
    <w:p w:rsidR="00E04EBA" w:rsidRDefault="00E04EBA" w:rsidP="00E04EBA">
      <w:r>
        <w:rPr>
          <w:rFonts w:ascii="Verdana" w:hAnsi="Verdana"/>
        </w:rPr>
        <w:t>Since there are not too many components in the send circuit, no separate print plate is necessary to solder the components on.  </w:t>
      </w:r>
    </w:p>
    <w:p w:rsidR="00E04EBA" w:rsidRDefault="00E04EBA" w:rsidP="00E04EBA">
      <w:r>
        <w:rPr>
          <w:rFonts w:ascii="Verdana" w:hAnsi="Verdana"/>
        </w:rPr>
        <w:t>I took my Raspberry Pi housing, drilled 4 holes in it to fit my IR leds, glued these to the casing with epoxy, soldered a resistor on each led's anode, then lead two wires to my Raspberry Pi board where the leds cathode wire was soldered to the emitter of my transistor and the anode wire directly to pin 2 on the Raspberry Pi board (+5v).</w:t>
      </w:r>
    </w:p>
    <w:p w:rsidR="00E04EBA" w:rsidRDefault="00E04EBA" w:rsidP="00E04EBA">
      <w:r>
        <w:rPr>
          <w:rFonts w:ascii="Verdana" w:hAnsi="Verdana"/>
        </w:rPr>
        <w:t>I had soldered the collector of my transistor directly to pin 9 (GND) and the Base of my transistor to pin 11 (GPIO17)</w:t>
      </w:r>
    </w:p>
    <w:p w:rsidR="00E04EBA" w:rsidRDefault="00E04EBA" w:rsidP="00E04EBA"/>
    <w:p w:rsidR="00E04EBA" w:rsidRDefault="00E04EBA" w:rsidP="00E04EBA">
      <w:pPr>
        <w:jc w:val="center"/>
      </w:pPr>
      <w:r>
        <w:rPr>
          <w:noProof/>
          <w:color w:val="0000FF"/>
        </w:rPr>
        <w:drawing>
          <wp:inline distT="0" distB="0" distL="0" distR="0">
            <wp:extent cx="3810000" cy="2495550"/>
            <wp:effectExtent l="0" t="0" r="0" b="0"/>
            <wp:docPr id="14" name="圖片 14" descr="https://1.bp.blogspot.com/-3t1XbDkMCBM/Vn1TnKPO3RI/AAAAAAAAJzo/bPQX9CJlHeA/s400/ir%2Bblaster%2Bschematic.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1.bp.blogspot.com/-3t1XbDkMCBM/Vn1TnKPO3RI/AAAAAAAAJzo/bPQX9CJlHeA/s400/ir%2Bblaster%2Bschematic.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2495550"/>
                    </a:xfrm>
                    <a:prstGeom prst="rect">
                      <a:avLst/>
                    </a:prstGeom>
                    <a:noFill/>
                    <a:ln>
                      <a:noFill/>
                    </a:ln>
                  </pic:spPr>
                </pic:pic>
              </a:graphicData>
            </a:graphic>
          </wp:inline>
        </w:drawing>
      </w:r>
    </w:p>
    <w:p w:rsidR="00E04EBA" w:rsidRDefault="00E04EBA" w:rsidP="00E04EBA"/>
    <w:p w:rsidR="00E04EBA" w:rsidRDefault="00E04EBA" w:rsidP="00E04EBA">
      <w:pPr>
        <w:jc w:val="center"/>
      </w:pPr>
      <w:r>
        <w:rPr>
          <w:noProof/>
          <w:color w:val="0000FF"/>
        </w:rPr>
        <w:lastRenderedPageBreak/>
        <w:drawing>
          <wp:inline distT="0" distB="0" distL="0" distR="0">
            <wp:extent cx="6096000" cy="3429000"/>
            <wp:effectExtent l="0" t="0" r="0" b="0"/>
            <wp:docPr id="13" name="圖片 13" descr="https://2.bp.blogspot.com/-dl9T5wLETUw/Vn1cPuwkz7I/AAAAAAAAJ0E/E8cxKF8KhTY/s640/circuit%2Bpicture.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2.bp.blogspot.com/-dl9T5wLETUw/Vn1cPuwkz7I/AAAAAAAAJ0E/E8cxKF8KhTY/s640/circuit%2Bpicture.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E04EBA" w:rsidRDefault="00E04EBA" w:rsidP="00E04EBA">
      <w:pPr>
        <w:pStyle w:val="4"/>
      </w:pPr>
    </w:p>
    <w:p w:rsidR="00E04EBA" w:rsidRDefault="00E04EBA" w:rsidP="00E04EBA">
      <w:pPr>
        <w:pStyle w:val="4"/>
      </w:pPr>
      <w:r>
        <w:rPr>
          <w:rFonts w:ascii="Verdana" w:hAnsi="Verdana"/>
        </w:rPr>
        <w:t>The receive circuit:</w:t>
      </w:r>
    </w:p>
    <w:p w:rsidR="00E04EBA" w:rsidRDefault="00E04EBA" w:rsidP="00E04EBA">
      <w:r>
        <w:rPr>
          <w:rFonts w:ascii="Verdana" w:hAnsi="Verdana"/>
        </w:rPr>
        <w:t>The IR receiver can be soldered directly onto the Raspberry Pi's pins 4 (+5v) - 5 (GND) - and 12 (GPIO18) respectively.</w:t>
      </w:r>
    </w:p>
    <w:p w:rsidR="00E04EBA" w:rsidRDefault="00E04EBA" w:rsidP="00E04EBA"/>
    <w:p w:rsidR="00E04EBA" w:rsidRDefault="00E04EBA" w:rsidP="00E04EBA"/>
    <w:p w:rsidR="00E04EBA" w:rsidRDefault="00E04EBA" w:rsidP="00E04EBA">
      <w:pPr>
        <w:jc w:val="center"/>
      </w:pPr>
      <w:r>
        <w:rPr>
          <w:noProof/>
          <w:color w:val="0000FF"/>
        </w:rPr>
        <w:drawing>
          <wp:inline distT="0" distB="0" distL="0" distR="0">
            <wp:extent cx="6096000" cy="2540000"/>
            <wp:effectExtent l="0" t="0" r="0" b="0"/>
            <wp:docPr id="12" name="圖片 12" descr="https://2.bp.blogspot.com/-KjOkBNvMs7w/Vn1WoLF_DcI/AAAAAAAAJz0/WDRX6-UTHaY/s640/ir%2Breceiver%2Bschematic.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2.bp.blogspot.com/-KjOkBNvMs7w/Vn1WoLF_DcI/AAAAAAAAJz0/WDRX6-UTHaY/s640/ir%2Breceiver%2Bschematic.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2540000"/>
                    </a:xfrm>
                    <a:prstGeom prst="rect">
                      <a:avLst/>
                    </a:prstGeom>
                    <a:noFill/>
                    <a:ln>
                      <a:noFill/>
                    </a:ln>
                  </pic:spPr>
                </pic:pic>
              </a:graphicData>
            </a:graphic>
          </wp:inline>
        </w:drawing>
      </w:r>
    </w:p>
    <w:p w:rsidR="00E04EBA" w:rsidRDefault="00E04EBA" w:rsidP="00E04EBA"/>
    <w:p w:rsidR="00E04EBA" w:rsidRDefault="00E04EBA" w:rsidP="00E04EBA"/>
    <w:p w:rsidR="00E04EBA" w:rsidRDefault="00E04EBA" w:rsidP="00E04EBA">
      <w:pPr>
        <w:pStyle w:val="2"/>
      </w:pPr>
      <w:r>
        <w:rPr>
          <w:rFonts w:ascii="Verdana" w:hAnsi="Verdana"/>
        </w:rPr>
        <w:lastRenderedPageBreak/>
        <w:t>Configuring the Software.</w:t>
      </w:r>
    </w:p>
    <w:p w:rsidR="00E04EBA" w:rsidRDefault="00E04EBA" w:rsidP="00E04EBA">
      <w:pPr>
        <w:pStyle w:val="4"/>
      </w:pPr>
      <w:r>
        <w:rPr>
          <w:noProof/>
          <w:color w:val="0000FF"/>
        </w:rPr>
        <w:drawing>
          <wp:inline distT="0" distB="0" distL="0" distR="0">
            <wp:extent cx="1905000" cy="1600200"/>
            <wp:effectExtent l="0" t="0" r="0" b="0"/>
            <wp:docPr id="11" name="圖片 11" descr="https://1.bp.blogspot.com/-wVXGFALCqiY/Vn2hIK3w2iI/AAAAAAAAJ0U/dzhea8QhSes/s200/raspbian.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1.bp.blogspot.com/-wVXGFALCqiY/Vn2hIK3w2iI/AAAAAAAAJ0U/dzhea8QhSes/s200/raspbian.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0" cy="1600200"/>
                    </a:xfrm>
                    <a:prstGeom prst="rect">
                      <a:avLst/>
                    </a:prstGeom>
                    <a:noFill/>
                    <a:ln>
                      <a:noFill/>
                    </a:ln>
                  </pic:spPr>
                </pic:pic>
              </a:graphicData>
            </a:graphic>
          </wp:inline>
        </w:drawing>
      </w:r>
      <w:r>
        <w:rPr>
          <w:rFonts w:ascii="Verdana" w:hAnsi="Verdana"/>
        </w:rPr>
        <w:t>The Raspberry Pi operating system.</w:t>
      </w:r>
    </w:p>
    <w:p w:rsidR="00E04EBA" w:rsidRDefault="00E04EBA" w:rsidP="00E04EBA">
      <w:pPr>
        <w:spacing w:after="240"/>
      </w:pPr>
      <w:r>
        <w:rPr>
          <w:rFonts w:ascii="Verdana" w:hAnsi="Verdana"/>
        </w:rPr>
        <w:t>Take the latest Raspbian version, as of writing, this is Raspbian Jessie from November 2015, download it from the Raspberry foundation website, put it to SD card and start off.</w:t>
      </w:r>
      <w:r>
        <w:br/>
      </w:r>
      <w:r>
        <w:rPr>
          <w:rFonts w:ascii="Verdana" w:hAnsi="Verdana"/>
        </w:rPr>
        <w:br/>
      </w:r>
      <w:r>
        <w:rPr>
          <w:rFonts w:ascii="Verdana" w:hAnsi="Verdana"/>
        </w:rPr>
        <w:br/>
      </w:r>
    </w:p>
    <w:p w:rsidR="00E04EBA" w:rsidRDefault="00E04EBA" w:rsidP="00E04EBA">
      <w:pPr>
        <w:pStyle w:val="4"/>
      </w:pPr>
      <w:r>
        <w:rPr>
          <w:rFonts w:ascii="Verdana" w:hAnsi="Verdana"/>
        </w:rPr>
        <w:t>The Infrared software driver.</w:t>
      </w:r>
    </w:p>
    <w:p w:rsidR="00E04EBA" w:rsidRDefault="00E04EBA" w:rsidP="00E04EBA">
      <w:pPr>
        <w:spacing w:after="240"/>
      </w:pPr>
      <w:r>
        <w:rPr>
          <w:rFonts w:ascii="Verdana" w:hAnsi="Verdana"/>
        </w:rPr>
        <w:t>The linux platform (Raspbian in this case) already has packaged support for lirc - infrared control software for linux.</w:t>
      </w:r>
      <w:r>
        <w:br/>
      </w:r>
      <w:r>
        <w:rPr>
          <w:rFonts w:ascii="Verdana" w:hAnsi="Verdana"/>
        </w:rPr>
        <w:t>To interface this software with the hardware on the Raspberry Pi, a driver was written called lirc_rpi.  </w:t>
      </w:r>
      <w:r>
        <w:br/>
      </w:r>
      <w:r>
        <w:rPr>
          <w:rFonts w:ascii="Verdana" w:hAnsi="Verdana"/>
        </w:rPr>
        <w:t>This driver is provided as an overlay kernel snapshot file which needs to be enabled in the configuration of the Raspberry Pi.  Once enabled it loads when the Raspberry Pi boots up, no further loading via modules or modprobe is necessary.</w:t>
      </w:r>
      <w:r>
        <w:br/>
      </w:r>
      <w:r>
        <w:rPr>
          <w:rFonts w:ascii="Verdana" w:hAnsi="Verdana"/>
        </w:rPr>
        <w:br/>
        <w:t>To enable the lirc_rpi driver, we need to make a modification in the /boot/config.txt file</w:t>
      </w:r>
      <w:r>
        <w:br/>
      </w:r>
      <w:r>
        <w:rPr>
          <w:rFonts w:ascii="Verdana" w:hAnsi="Verdana"/>
        </w:rPr>
        <w:br/>
        <w:t>In the config file there is an option called: #dtoverlay=lirc-rpi</w:t>
      </w:r>
      <w:r>
        <w:br/>
      </w:r>
      <w:r>
        <w:rPr>
          <w:rFonts w:ascii="Verdana" w:hAnsi="Verdana"/>
        </w:rPr>
        <w:br/>
        <w:t>It needs to be uncommented and a small addition needs to be made to invert the IO logic to make this work properly.  The config file is on a read only partition, so we first need to remount it read/write to edit the config file.</w:t>
      </w:r>
    </w:p>
    <w:p w:rsidR="00E04EBA" w:rsidRDefault="00E04EBA" w:rsidP="00E04EBA">
      <w:pPr>
        <w:widowControl/>
        <w:numPr>
          <w:ilvl w:val="0"/>
          <w:numId w:val="12"/>
        </w:numPr>
        <w:spacing w:before="100" w:beforeAutospacing="1" w:after="100" w:afterAutospacing="1"/>
      </w:pPr>
      <w:r>
        <w:rPr>
          <w:rFonts w:ascii="Verdana" w:hAnsi="Verdana"/>
        </w:rPr>
        <w:t>sudo mount -o remount rw /boot</w:t>
      </w:r>
    </w:p>
    <w:p w:rsidR="00E04EBA" w:rsidRDefault="00E04EBA" w:rsidP="00E04EBA">
      <w:pPr>
        <w:widowControl/>
        <w:numPr>
          <w:ilvl w:val="0"/>
          <w:numId w:val="12"/>
        </w:numPr>
        <w:spacing w:before="100" w:beforeAutospacing="1" w:after="100" w:afterAutospacing="1"/>
      </w:pPr>
      <w:r>
        <w:rPr>
          <w:rFonts w:ascii="Verdana" w:hAnsi="Verdana"/>
        </w:rPr>
        <w:t>sudo nano /boot/config.txt</w:t>
      </w:r>
    </w:p>
    <w:p w:rsidR="00E04EBA" w:rsidRDefault="00E04EBA" w:rsidP="00E04EBA">
      <w:pPr>
        <w:widowControl/>
        <w:numPr>
          <w:ilvl w:val="0"/>
          <w:numId w:val="12"/>
        </w:numPr>
        <w:spacing w:before="100" w:beforeAutospacing="1" w:after="100" w:afterAutospacing="1"/>
      </w:pPr>
      <w:r>
        <w:rPr>
          <w:rFonts w:ascii="Verdana" w:hAnsi="Verdana"/>
        </w:rPr>
        <w:t>remove: #dtoverlay=lirc-rpi</w:t>
      </w:r>
    </w:p>
    <w:p w:rsidR="00E04EBA" w:rsidRDefault="00E04EBA" w:rsidP="00E04EBA">
      <w:pPr>
        <w:widowControl/>
        <w:numPr>
          <w:ilvl w:val="0"/>
          <w:numId w:val="12"/>
        </w:numPr>
        <w:spacing w:before="100" w:beforeAutospacing="1" w:after="100" w:afterAutospacing="1"/>
      </w:pPr>
      <w:r>
        <w:rPr>
          <w:rFonts w:ascii="Verdana" w:hAnsi="Verdana"/>
        </w:rPr>
        <w:t>add: dtoverlay=lirc-rpi,invert=on</w:t>
      </w:r>
    </w:p>
    <w:p w:rsidR="00E04EBA" w:rsidRDefault="00E04EBA" w:rsidP="00E04EBA">
      <w:pPr>
        <w:widowControl/>
        <w:numPr>
          <w:ilvl w:val="0"/>
          <w:numId w:val="12"/>
        </w:numPr>
        <w:spacing w:before="100" w:beforeAutospacing="1" w:after="100" w:afterAutospacing="1"/>
      </w:pPr>
      <w:r>
        <w:rPr>
          <w:rFonts w:ascii="Verdana" w:hAnsi="Verdana"/>
        </w:rPr>
        <w:t>Ctrl-x to save</w:t>
      </w:r>
    </w:p>
    <w:p w:rsidR="00E04EBA" w:rsidRDefault="00E04EBA" w:rsidP="00E04EBA">
      <w:pPr>
        <w:spacing w:after="240"/>
      </w:pPr>
      <w:r>
        <w:br/>
      </w:r>
      <w:r>
        <w:rPr>
          <w:rFonts w:ascii="Verdana" w:hAnsi="Verdana"/>
        </w:rPr>
        <w:lastRenderedPageBreak/>
        <w:t>Reboot your Raspberry Pi, it will load the lirc-rpi driver on boot now.</w:t>
      </w:r>
    </w:p>
    <w:p w:rsidR="00E04EBA" w:rsidRDefault="00E04EBA" w:rsidP="00E04EBA">
      <w:pPr>
        <w:widowControl/>
        <w:numPr>
          <w:ilvl w:val="0"/>
          <w:numId w:val="13"/>
        </w:numPr>
        <w:spacing w:before="100" w:beforeAutospacing="1" w:after="100" w:afterAutospacing="1"/>
      </w:pPr>
      <w:r>
        <w:rPr>
          <w:rFonts w:ascii="Verdana" w:hAnsi="Verdana"/>
        </w:rPr>
        <w:t>sudo reboot</w:t>
      </w:r>
    </w:p>
    <w:p w:rsidR="00E04EBA" w:rsidRDefault="00E04EBA" w:rsidP="00E04EBA"/>
    <w:p w:rsidR="00E04EBA" w:rsidRDefault="00E04EBA" w:rsidP="00E04EBA">
      <w:pPr>
        <w:pStyle w:val="4"/>
      </w:pPr>
      <w:r>
        <w:rPr>
          <w:rFonts w:ascii="Verdana" w:hAnsi="Verdana"/>
        </w:rPr>
        <w:t>The infrared control software.</w:t>
      </w:r>
    </w:p>
    <w:p w:rsidR="00E04EBA" w:rsidRDefault="00E04EBA" w:rsidP="00E04EBA">
      <w:pPr>
        <w:spacing w:after="240"/>
      </w:pPr>
      <w:r>
        <w:rPr>
          <w:rFonts w:ascii="Verdana" w:hAnsi="Verdana"/>
        </w:rPr>
        <w:t>As stated previously, the linux platform (Raspbian in this case) already has packaged support for lirc - infrared control software for linux, setting this up in Raspbian is just installing a package.</w:t>
      </w:r>
    </w:p>
    <w:p w:rsidR="00E04EBA" w:rsidRDefault="00E04EBA" w:rsidP="00E04EBA">
      <w:pPr>
        <w:widowControl/>
        <w:numPr>
          <w:ilvl w:val="0"/>
          <w:numId w:val="14"/>
        </w:numPr>
        <w:spacing w:before="100" w:beforeAutospacing="1" w:after="100" w:afterAutospacing="1"/>
      </w:pPr>
      <w:r>
        <w:rPr>
          <w:rFonts w:ascii="Verdana" w:hAnsi="Verdana"/>
        </w:rPr>
        <w:t>sudo apt-get -y install lirc</w:t>
      </w:r>
    </w:p>
    <w:p w:rsidR="00E04EBA" w:rsidRDefault="00E04EBA" w:rsidP="00E04EBA">
      <w:r>
        <w:rPr>
          <w:rFonts w:ascii="Verdana" w:hAnsi="Verdana"/>
        </w:rPr>
        <w:t>This will set up the required binaries and services for our remote control.</w:t>
      </w:r>
      <w:r>
        <w:br/>
      </w:r>
      <w:r>
        <w:rPr>
          <w:rFonts w:ascii="Verdana" w:hAnsi="Verdana"/>
        </w:rPr>
        <w:t>For a detailed description and manuals about this software, you can visit the lirc project website </w:t>
      </w:r>
      <w:hyperlink r:id="rId55" w:history="1">
        <w:r>
          <w:rPr>
            <w:rStyle w:val="a3"/>
            <w:rFonts w:ascii="Verdana" w:hAnsi="Verdana"/>
          </w:rPr>
          <w:t>http://www.lirc.org/</w:t>
        </w:r>
      </w:hyperlink>
      <w:r>
        <w:br/>
      </w:r>
      <w:r>
        <w:br/>
      </w:r>
      <w:r>
        <w:rPr>
          <w:rFonts w:ascii="Verdana" w:hAnsi="Verdana"/>
        </w:rPr>
        <w:t>configure your lirc hardware config file to reflect below configuration:</w:t>
      </w:r>
      <w:r>
        <w:br/>
      </w:r>
      <w:r>
        <w:rPr>
          <w:rFonts w:ascii="Verdana" w:hAnsi="Verdana"/>
        </w:rPr>
        <w:br/>
      </w:r>
      <w:r>
        <w:rPr>
          <w:rFonts w:ascii="Verdana" w:hAnsi="Verdana"/>
          <w:shd w:val="clear" w:color="auto" w:fill="CCCCCC"/>
        </w:rPr>
        <w:t># /etc/lirc/hardware.conf</w:t>
      </w:r>
      <w:r>
        <w:br/>
      </w:r>
      <w:r>
        <w:rPr>
          <w:rFonts w:ascii="Verdana" w:hAnsi="Verdana"/>
          <w:shd w:val="clear" w:color="auto" w:fill="CCCCCC"/>
        </w:rPr>
        <w:t>#</w:t>
      </w:r>
      <w:r>
        <w:br/>
      </w:r>
      <w:r>
        <w:rPr>
          <w:rFonts w:ascii="Verdana" w:hAnsi="Verdana"/>
          <w:shd w:val="clear" w:color="auto" w:fill="CCCCCC"/>
        </w:rPr>
        <w:t># Arguments which will be used when launching lircd</w:t>
      </w:r>
      <w:r>
        <w:br/>
      </w:r>
      <w:r>
        <w:rPr>
          <w:rFonts w:ascii="Verdana" w:hAnsi="Verdana"/>
          <w:shd w:val="clear" w:color="auto" w:fill="CCCCCC"/>
        </w:rPr>
        <w:t>LIRCD_ARGS="--uinput"</w:t>
      </w:r>
      <w:r>
        <w:br/>
      </w:r>
      <w:r>
        <w:rPr>
          <w:rFonts w:ascii="Verdana" w:hAnsi="Verdana"/>
          <w:shd w:val="clear" w:color="auto" w:fill="CCCCCC"/>
        </w:rPr>
        <w:br/>
        <w:t>#Don't start lircmd even if there seems to be a good config file</w:t>
      </w:r>
      <w:r>
        <w:br/>
      </w:r>
      <w:r>
        <w:rPr>
          <w:rFonts w:ascii="Verdana" w:hAnsi="Verdana"/>
          <w:shd w:val="clear" w:color="auto" w:fill="CCCCCC"/>
        </w:rPr>
        <w:t>#START_LIRCMD=false</w:t>
      </w:r>
      <w:r>
        <w:br/>
      </w:r>
      <w:r>
        <w:rPr>
          <w:rFonts w:ascii="Verdana" w:hAnsi="Verdana"/>
          <w:shd w:val="clear" w:color="auto" w:fill="CCCCCC"/>
        </w:rPr>
        <w:br/>
        <w:t>#Don't start irexec, even if a good config file seems to exist.</w:t>
      </w:r>
      <w:r>
        <w:br/>
      </w:r>
      <w:r>
        <w:rPr>
          <w:rFonts w:ascii="Verdana" w:hAnsi="Verdana"/>
          <w:shd w:val="clear" w:color="auto" w:fill="CCCCCC"/>
        </w:rPr>
        <w:t>#START_IREXEC=false</w:t>
      </w:r>
      <w:r>
        <w:br/>
      </w:r>
      <w:r>
        <w:rPr>
          <w:rFonts w:ascii="Verdana" w:hAnsi="Verdana"/>
          <w:shd w:val="clear" w:color="auto" w:fill="CCCCCC"/>
        </w:rPr>
        <w:br/>
        <w:t>#Try to load appropriate kernel modules</w:t>
      </w:r>
      <w:r>
        <w:br/>
      </w:r>
      <w:r>
        <w:rPr>
          <w:rFonts w:ascii="Verdana" w:hAnsi="Verdana"/>
          <w:shd w:val="clear" w:color="auto" w:fill="CCCCCC"/>
        </w:rPr>
        <w:t>LOAD_MODULES=true</w:t>
      </w:r>
      <w:r>
        <w:br/>
      </w:r>
      <w:r>
        <w:rPr>
          <w:rFonts w:ascii="Verdana" w:hAnsi="Verdana"/>
          <w:shd w:val="clear" w:color="auto" w:fill="CCCCCC"/>
        </w:rPr>
        <w:br/>
        <w:t># Run "lircd --driver=help" for a list of supported drivers.</w:t>
      </w:r>
      <w:r>
        <w:br/>
      </w:r>
      <w:r>
        <w:rPr>
          <w:rFonts w:ascii="Verdana" w:hAnsi="Verdana"/>
          <w:shd w:val="clear" w:color="auto" w:fill="CCCCCC"/>
        </w:rPr>
        <w:t>DRIVER="DEFAULT"</w:t>
      </w:r>
      <w:r>
        <w:br/>
      </w:r>
      <w:r>
        <w:rPr>
          <w:rFonts w:ascii="Verdana" w:hAnsi="Verdana"/>
          <w:shd w:val="clear" w:color="auto" w:fill="CCCCCC"/>
        </w:rPr>
        <w:t># usually /dev/lirc0 is the correct setting for systems using udev</w:t>
      </w:r>
      <w:r>
        <w:br/>
      </w:r>
      <w:r>
        <w:rPr>
          <w:rFonts w:ascii="Verdana" w:hAnsi="Verdana"/>
          <w:shd w:val="clear" w:color="auto" w:fill="CCCCCC"/>
        </w:rPr>
        <w:t>DEVICE="/dev/lirc0"</w:t>
      </w:r>
      <w:r>
        <w:br/>
      </w:r>
      <w:r>
        <w:rPr>
          <w:rFonts w:ascii="Verdana" w:hAnsi="Verdana"/>
          <w:shd w:val="clear" w:color="auto" w:fill="CCCCCC"/>
        </w:rPr>
        <w:t>MODULES="lirc_rpi"</w:t>
      </w:r>
      <w:r>
        <w:br/>
      </w:r>
      <w:r>
        <w:rPr>
          <w:rFonts w:ascii="Verdana" w:hAnsi="Verdana"/>
          <w:shd w:val="clear" w:color="auto" w:fill="CCCCCC"/>
        </w:rPr>
        <w:br/>
        <w:t># Default configuration files for your hardware if any</w:t>
      </w:r>
      <w:r>
        <w:br/>
      </w:r>
      <w:r>
        <w:rPr>
          <w:rFonts w:ascii="Verdana" w:hAnsi="Verdana"/>
          <w:shd w:val="clear" w:color="auto" w:fill="CCCCCC"/>
        </w:rPr>
        <w:t>LIRCD_CONF=""</w:t>
      </w:r>
      <w:r>
        <w:br/>
      </w:r>
      <w:r>
        <w:rPr>
          <w:rFonts w:ascii="Verdana" w:hAnsi="Verdana"/>
          <w:shd w:val="clear" w:color="auto" w:fill="CCCCCC"/>
        </w:rPr>
        <w:t>LIRCMD_CONF=""</w:t>
      </w:r>
      <w:r>
        <w:br/>
      </w:r>
      <w:r>
        <w:rPr>
          <w:rFonts w:ascii="Verdana" w:hAnsi="Verdana"/>
        </w:rPr>
        <w:lastRenderedPageBreak/>
        <w:br/>
      </w:r>
      <w:r>
        <w:rPr>
          <w:rFonts w:ascii="Verdana" w:hAnsi="Verdana"/>
        </w:rPr>
        <w:br/>
        <w:t>The binaries that we will be using for our remote control are:</w:t>
      </w:r>
    </w:p>
    <w:p w:rsidR="00E04EBA" w:rsidRDefault="00E04EBA" w:rsidP="00E04EBA">
      <w:pPr>
        <w:widowControl/>
        <w:numPr>
          <w:ilvl w:val="0"/>
          <w:numId w:val="15"/>
        </w:numPr>
        <w:spacing w:before="100" w:beforeAutospacing="1" w:after="100" w:afterAutospacing="1"/>
      </w:pPr>
      <w:r>
        <w:rPr>
          <w:rFonts w:ascii="Verdana" w:hAnsi="Verdana"/>
        </w:rPr>
        <w:t>mode2 -&gt; it can visualise ir reception on our ir sensor</w:t>
      </w:r>
    </w:p>
    <w:p w:rsidR="00E04EBA" w:rsidRDefault="00E04EBA" w:rsidP="00E04EBA">
      <w:pPr>
        <w:widowControl/>
        <w:numPr>
          <w:ilvl w:val="0"/>
          <w:numId w:val="15"/>
        </w:numPr>
        <w:spacing w:before="100" w:beforeAutospacing="1" w:after="100" w:afterAutospacing="1"/>
      </w:pPr>
      <w:r>
        <w:rPr>
          <w:rFonts w:ascii="Verdana" w:hAnsi="Verdana"/>
        </w:rPr>
        <w:t>irrecord -&gt; this binary can sample keys from existing remote controls and record them to a config file</w:t>
      </w:r>
    </w:p>
    <w:p w:rsidR="00E04EBA" w:rsidRDefault="00E04EBA" w:rsidP="00E04EBA">
      <w:pPr>
        <w:widowControl/>
        <w:numPr>
          <w:ilvl w:val="0"/>
          <w:numId w:val="15"/>
        </w:numPr>
        <w:spacing w:before="100" w:beforeAutospacing="1" w:after="100" w:afterAutospacing="1"/>
      </w:pPr>
      <w:r>
        <w:rPr>
          <w:rFonts w:ascii="Verdana" w:hAnsi="Verdana"/>
        </w:rPr>
        <w:t>irsend -&gt; send out ir control signal</w:t>
      </w:r>
    </w:p>
    <w:p w:rsidR="00E04EBA" w:rsidRDefault="00E04EBA" w:rsidP="00E04EBA">
      <w:r>
        <w:rPr>
          <w:rFonts w:ascii="Verdana" w:hAnsi="Verdana"/>
        </w:rPr>
        <w:t>Once the software is installed, a daemon called lircd will be running, it reads it's configuration from /etc/lirc/lircd.conf - this file contains our remote control defenitions that we can send out amongst some other stuff.</w:t>
      </w:r>
    </w:p>
    <w:p w:rsidR="00E04EBA" w:rsidRDefault="00E04EBA" w:rsidP="00E04EBA">
      <w:r>
        <w:rPr>
          <w:rFonts w:ascii="Verdana" w:hAnsi="Verdana"/>
        </w:rPr>
        <w:t>To work manually with the above mentioned binaries we first need to stop the lircd daemon because it will interfere with our work otherwise:</w:t>
      </w:r>
    </w:p>
    <w:p w:rsidR="00E04EBA" w:rsidRDefault="00E04EBA" w:rsidP="00E04EBA">
      <w:pPr>
        <w:widowControl/>
        <w:numPr>
          <w:ilvl w:val="0"/>
          <w:numId w:val="16"/>
        </w:numPr>
        <w:spacing w:before="100" w:beforeAutospacing="1" w:after="100" w:afterAutospacing="1"/>
      </w:pPr>
      <w:r>
        <w:rPr>
          <w:rFonts w:ascii="Verdana" w:hAnsi="Verdana"/>
        </w:rPr>
        <w:t>service lircd stop</w:t>
      </w:r>
    </w:p>
    <w:p w:rsidR="00E04EBA" w:rsidRDefault="00E04EBA" w:rsidP="00E04EBA">
      <w:r>
        <w:rPr>
          <w:rFonts w:ascii="Verdana" w:hAnsi="Verdana"/>
        </w:rPr>
        <w:t>To make sure our ir receiver is working properly, we will perform a small test, enter below command and point a remote control to your ir sensor and press a button, it should display remote control codes:</w:t>
      </w:r>
    </w:p>
    <w:p w:rsidR="00E04EBA" w:rsidRDefault="00E04EBA" w:rsidP="00E04EBA">
      <w:pPr>
        <w:widowControl/>
        <w:numPr>
          <w:ilvl w:val="0"/>
          <w:numId w:val="17"/>
        </w:numPr>
        <w:spacing w:before="100" w:beforeAutospacing="1" w:after="100" w:afterAutospacing="1"/>
      </w:pPr>
      <w:r>
        <w:rPr>
          <w:rFonts w:ascii="Verdana" w:hAnsi="Verdana"/>
        </w:rPr>
        <w:t>mode2 -d /dev/lirc0</w:t>
      </w:r>
    </w:p>
    <w:p w:rsidR="00E04EBA" w:rsidRDefault="00E04EBA" w:rsidP="00E04EBA">
      <w:pPr>
        <w:spacing w:after="240"/>
      </w:pPr>
      <w:r>
        <w:br/>
      </w:r>
      <w:r>
        <w:rPr>
          <w:rFonts w:ascii="Verdana" w:hAnsi="Verdana"/>
        </w:rPr>
        <w:t>Once verified that our ir sensor is working, we can now start recording existing remote control buttons, launch below command and follow instructions, it will record a configuration file which we can feed to our ir daemon afterwards.</w:t>
      </w:r>
    </w:p>
    <w:p w:rsidR="00E04EBA" w:rsidRDefault="00E04EBA" w:rsidP="00E04EBA">
      <w:pPr>
        <w:widowControl/>
        <w:numPr>
          <w:ilvl w:val="0"/>
          <w:numId w:val="18"/>
        </w:numPr>
        <w:spacing w:before="100" w:beforeAutospacing="1" w:after="100" w:afterAutospacing="1"/>
      </w:pPr>
      <w:r>
        <w:rPr>
          <w:rFonts w:ascii="Verdana" w:hAnsi="Verdana"/>
        </w:rPr>
        <w:t>irrecord -d /dev/lirc0 ~/lircd.conf</w:t>
      </w:r>
    </w:p>
    <w:p w:rsidR="00E04EBA" w:rsidRDefault="00E04EBA" w:rsidP="00E04EBA">
      <w:r>
        <w:rPr>
          <w:rFonts w:ascii="Verdana" w:hAnsi="Verdana"/>
        </w:rPr>
        <w:t>Once recorded, copy your remote control file to /etc/lirc/lircd.conf and start your lircd service:</w:t>
      </w:r>
    </w:p>
    <w:p w:rsidR="00E04EBA" w:rsidRDefault="00E04EBA" w:rsidP="00E04EBA">
      <w:pPr>
        <w:widowControl/>
        <w:numPr>
          <w:ilvl w:val="0"/>
          <w:numId w:val="19"/>
        </w:numPr>
        <w:spacing w:before="100" w:beforeAutospacing="1" w:after="100" w:afterAutospacing="1"/>
      </w:pPr>
      <w:r>
        <w:rPr>
          <w:rFonts w:ascii="Verdana" w:hAnsi="Verdana"/>
        </w:rPr>
        <w:t>service lircd start</w:t>
      </w:r>
    </w:p>
    <w:p w:rsidR="00E04EBA" w:rsidRDefault="00E04EBA" w:rsidP="00E04EBA">
      <w:r>
        <w:rPr>
          <w:rFonts w:ascii="Verdana" w:hAnsi="Verdana"/>
        </w:rPr>
        <w:t>Once that the daemon is running with the recorded remote control configuration, you should be able to send out IR remote control codes, U can do a test by using below example.</w:t>
      </w:r>
    </w:p>
    <w:p w:rsidR="00E04EBA" w:rsidRDefault="00E04EBA" w:rsidP="00E04EBA">
      <w:pPr>
        <w:widowControl/>
        <w:numPr>
          <w:ilvl w:val="0"/>
          <w:numId w:val="20"/>
        </w:numPr>
        <w:spacing w:before="100" w:beforeAutospacing="1" w:after="100" w:afterAutospacing="1"/>
      </w:pPr>
      <w:r>
        <w:rPr>
          <w:rFonts w:ascii="Verdana" w:hAnsi="Verdana"/>
        </w:rPr>
        <w:t>irsend -# 2 -d /var/run/lirc/lircd SEND_ONCE telenet KEY_OK (read irsend manpage)</w:t>
      </w:r>
    </w:p>
    <w:p w:rsidR="00E04EBA" w:rsidRDefault="00E04EBA" w:rsidP="00E04EBA">
      <w:pPr>
        <w:spacing w:after="240"/>
      </w:pPr>
      <w:r>
        <w:rPr>
          <w:rFonts w:ascii="Verdana" w:hAnsi="Verdana"/>
        </w:rPr>
        <w:br/>
        <w:t xml:space="preserve">Now that we have configured the Infrared hardware and software, it's time to make it a bit more user friendly by installing a website for all this so we can easily use the remote </w:t>
      </w:r>
      <w:r>
        <w:rPr>
          <w:rFonts w:ascii="Verdana" w:hAnsi="Verdana"/>
        </w:rPr>
        <w:lastRenderedPageBreak/>
        <w:t>control from any device which has a web browser.</w:t>
      </w:r>
      <w:r>
        <w:br/>
      </w:r>
      <w:r>
        <w:rPr>
          <w:rFonts w:ascii="Verdana" w:hAnsi="Verdana"/>
        </w:rPr>
        <w:t>There is a nice project on Github written by Alex Bain which just does all this:</w:t>
      </w:r>
      <w:r>
        <w:br/>
      </w:r>
      <w:hyperlink r:id="rId56" w:history="1">
        <w:r>
          <w:rPr>
            <w:rStyle w:val="a3"/>
            <w:rFonts w:ascii="Verdana" w:hAnsi="Verdana"/>
          </w:rPr>
          <w:t>https://github.com/alexbain/lirc_web</w:t>
        </w:r>
      </w:hyperlink>
      <w:r>
        <w:br/>
      </w:r>
      <w:r>
        <w:rPr>
          <w:rFonts w:ascii="Verdana" w:hAnsi="Verdana"/>
        </w:rPr>
        <w:br/>
        <w:t>As a prerequisite you will have to install node.js webserver on your Raspberry Pi</w:t>
      </w:r>
      <w:r>
        <w:br/>
      </w:r>
      <w:r>
        <w:rPr>
          <w:rFonts w:ascii="Verdana" w:hAnsi="Verdana"/>
        </w:rPr>
        <w:br/>
        <w:t>Install Node.js</w:t>
      </w:r>
      <w:r>
        <w:br/>
      </w:r>
      <w:r>
        <w:rPr>
          <w:rFonts w:ascii="Verdana" w:hAnsi="Verdana"/>
        </w:rPr>
        <w:t>Download Node.js source</w:t>
      </w:r>
      <w:r>
        <w:br/>
      </w:r>
      <w:r>
        <w:rPr>
          <w:rFonts w:ascii="Verdana" w:hAnsi="Verdana"/>
        </w:rPr>
        <w:br/>
        <w:t>Raspberry Pi Model A, B, B+ and Compute Module</w:t>
      </w:r>
      <w:r>
        <w:br/>
      </w:r>
      <w:r>
        <w:rPr>
          <w:rFonts w:ascii="Verdana" w:hAnsi="Verdana"/>
        </w:rPr>
        <w:t>wget https://nodejs.org/dist/v4.0.0/node-v4.0.0-linux-armv6l.tar.gz</w:t>
      </w:r>
      <w:r>
        <w:br/>
      </w:r>
      <w:r>
        <w:rPr>
          <w:rFonts w:ascii="Verdana" w:hAnsi="Verdana"/>
        </w:rPr>
        <w:t>tar -xvf node-v4.0.0-linux-armv6l.tar.gz</w:t>
      </w:r>
      <w:r>
        <w:br/>
      </w:r>
      <w:r>
        <w:rPr>
          <w:rFonts w:ascii="Verdana" w:hAnsi="Verdana"/>
        </w:rPr>
        <w:t>cd node-v4.0.0-linux-armv6l</w:t>
      </w:r>
      <w:r>
        <w:br/>
      </w:r>
      <w:r>
        <w:rPr>
          <w:rFonts w:ascii="Verdana" w:hAnsi="Verdana"/>
        </w:rPr>
        <w:br/>
        <w:t>Raspberry Pi 2 Model B</w:t>
      </w:r>
      <w:r>
        <w:br/>
      </w:r>
      <w:r>
        <w:rPr>
          <w:rFonts w:ascii="Verdana" w:hAnsi="Verdana"/>
        </w:rPr>
        <w:t>wget https://nodejs.org/dist/v4.0.0/node-v4.0.0-linux-armv7l.tar.gz</w:t>
      </w:r>
      <w:r>
        <w:br/>
      </w:r>
      <w:r>
        <w:rPr>
          <w:rFonts w:ascii="Verdana" w:hAnsi="Verdana"/>
        </w:rPr>
        <w:t>tar -xvf node-v4.0.0-linux-armv7l.tar.gz</w:t>
      </w:r>
      <w:r>
        <w:br/>
      </w:r>
      <w:r>
        <w:rPr>
          <w:rFonts w:ascii="Verdana" w:hAnsi="Verdana"/>
        </w:rPr>
        <w:t>cd node-v4.0.0-linux-armv7l</w:t>
      </w:r>
      <w:r>
        <w:br/>
      </w:r>
      <w:r>
        <w:rPr>
          <w:rFonts w:ascii="Verdana" w:hAnsi="Verdana"/>
        </w:rPr>
        <w:t>Copy to /usr/local</w:t>
      </w:r>
      <w:r>
        <w:br/>
      </w:r>
      <w:r>
        <w:rPr>
          <w:rFonts w:ascii="Verdana" w:hAnsi="Verdana"/>
        </w:rPr>
        <w:br/>
        <w:t>sudo cp -R * /usr/local/</w:t>
      </w:r>
      <w:r>
        <w:br/>
      </w:r>
      <w:r>
        <w:rPr>
          <w:rFonts w:ascii="Verdana" w:hAnsi="Verdana"/>
        </w:rPr>
        <w:br/>
        <w:t>Verify the version of your node installation with:</w:t>
      </w:r>
      <w:r>
        <w:br/>
      </w:r>
      <w:r>
        <w:rPr>
          <w:rFonts w:ascii="Verdana" w:hAnsi="Verdana"/>
        </w:rPr>
        <w:t>node -v</w:t>
      </w:r>
      <w:r>
        <w:br/>
      </w:r>
      <w:r>
        <w:br/>
      </w:r>
      <w:r>
        <w:rPr>
          <w:rFonts w:ascii="Verdana" w:hAnsi="Verdana"/>
        </w:rPr>
        <w:br/>
        <w:t>cd ~/</w:t>
      </w:r>
      <w:r>
        <w:br/>
      </w:r>
      <w:r>
        <w:rPr>
          <w:rFonts w:ascii="Verdana" w:hAnsi="Verdana"/>
        </w:rPr>
        <w:t>sudo npm install -g lirc_web</w:t>
      </w:r>
      <w:r>
        <w:br/>
      </w:r>
      <w:r>
        <w:rPr>
          <w:rFonts w:ascii="Verdana" w:hAnsi="Verdana"/>
        </w:rPr>
        <w:br/>
        <w:t>Test the website by running it manually:</w:t>
      </w:r>
      <w:r>
        <w:br/>
      </w:r>
      <w:r>
        <w:rPr>
          <w:rFonts w:ascii="Verdana" w:hAnsi="Verdana"/>
        </w:rPr>
        <w:t>lirc_web</w:t>
      </w:r>
      <w:r>
        <w:br/>
      </w:r>
      <w:r>
        <w:rPr>
          <w:rFonts w:ascii="Verdana" w:hAnsi="Verdana"/>
        </w:rPr>
        <w:br/>
        <w:t>sudo apt-get install -y nginx</w:t>
      </w:r>
      <w:r>
        <w:br/>
      </w:r>
      <w:r>
        <w:rPr>
          <w:rFonts w:ascii="Verdana" w:hAnsi="Verdana"/>
        </w:rPr>
        <w:t>curl https://raw.githubusercontent.com/alexbain/lirc_web/master/example_configs/nginx/nginx.conf | sudo tee /etc/nginx/sites-available/default</w:t>
      </w:r>
      <w:r>
        <w:br/>
      </w:r>
      <w:r>
        <w:rPr>
          <w:rFonts w:ascii="Verdana" w:hAnsi="Verdana"/>
        </w:rPr>
        <w:br/>
        <w:t>sudo service nginx restart</w:t>
      </w:r>
      <w:r>
        <w:br/>
      </w:r>
      <w:r>
        <w:rPr>
          <w:rFonts w:ascii="Verdana" w:hAnsi="Verdana"/>
        </w:rPr>
        <w:br/>
      </w:r>
    </w:p>
    <w:p w:rsidR="00E04EBA" w:rsidRDefault="00E04EBA" w:rsidP="00E04EBA">
      <w:pPr>
        <w:spacing w:after="240"/>
        <w:rPr>
          <w:rStyle w:val="lia-link-navigation"/>
        </w:rPr>
      </w:pPr>
      <w:r>
        <w:rPr>
          <w:rFonts w:hAnsi="Symbol"/>
        </w:rPr>
        <w:t></w:t>
      </w:r>
      <w:r>
        <w:t xml:space="preserve">  </w:t>
      </w:r>
      <w:r>
        <w:rPr>
          <w:rStyle w:val="lia-link-navigation"/>
        </w:rPr>
        <w:t>[Tutorial] RTSP Raspberry Pi B+ Viewer [6-Cam] [4-Cam]</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lastRenderedPageBreak/>
        <w:t>Video Tutorial</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UPDATED (12/4/2016)</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RTSP Screen Calculator Attached Below</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i/>
          <w:iCs/>
          <w:kern w:val="0"/>
          <w:szCs w:val="24"/>
        </w:rPr>
        <w:t>I had to enclose it into a zip file in order to upload it.</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Why?</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This Tutorial will hopefully help anyone looking to create a cheap RTSP viewer for themselves or clients.  I had to create this for a resturant client that wanted to see certain points of his resturant while he was rolling out pizza dough.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Main Items</w:t>
      </w:r>
    </w:p>
    <w:p w:rsidR="00A23E6C" w:rsidRPr="00A23E6C" w:rsidRDefault="00A23E6C" w:rsidP="00A23E6C">
      <w:pPr>
        <w:widowControl/>
        <w:numPr>
          <w:ilvl w:val="0"/>
          <w:numId w:val="21"/>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Raspberry Pi 3 </w:t>
      </w:r>
      <w:hyperlink r:id="rId57" w:tgtFrame="_blank" w:history="1">
        <w:r w:rsidRPr="00A23E6C">
          <w:rPr>
            <w:rFonts w:ascii="新細明體" w:eastAsia="新細明體" w:hAnsi="新細明體" w:cs="新細明體"/>
            <w:color w:val="0000FF"/>
            <w:kern w:val="0"/>
            <w:szCs w:val="24"/>
            <w:u w:val="single"/>
          </w:rPr>
          <w:t>Yummy Pi</w:t>
        </w:r>
      </w:hyperlink>
    </w:p>
    <w:p w:rsidR="00A23E6C" w:rsidRPr="00A23E6C" w:rsidRDefault="00A23E6C" w:rsidP="00A23E6C">
      <w:pPr>
        <w:widowControl/>
        <w:numPr>
          <w:ilvl w:val="0"/>
          <w:numId w:val="21"/>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Wifi Texas 24v to 5v Dongle (To Power Raspberry Pi over network) </w:t>
      </w:r>
      <w:hyperlink r:id="rId58" w:tgtFrame="_blank" w:history="1">
        <w:r w:rsidRPr="00A23E6C">
          <w:rPr>
            <w:rFonts w:ascii="新細明體" w:eastAsia="新細明體" w:hAnsi="新細明體" w:cs="新細明體"/>
            <w:color w:val="0000FF"/>
            <w:kern w:val="0"/>
            <w:szCs w:val="24"/>
            <w:u w:val="single"/>
          </w:rPr>
          <w:t>24v Poe to 5v &amp; Network</w:t>
        </w:r>
      </w:hyperlink>
    </w:p>
    <w:p w:rsidR="00A23E6C" w:rsidRPr="00A23E6C" w:rsidRDefault="00A23E6C" w:rsidP="00A23E6C">
      <w:pPr>
        <w:widowControl/>
        <w:numPr>
          <w:ilvl w:val="0"/>
          <w:numId w:val="21"/>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Wifi Texas 5v Micro USB Adapters </w:t>
      </w:r>
      <w:hyperlink r:id="rId59" w:tgtFrame="_blank" w:tooltip="1.35mm to Right Angle Micro USB" w:history="1">
        <w:r w:rsidRPr="00A23E6C">
          <w:rPr>
            <w:rFonts w:ascii="新細明體" w:eastAsia="新細明體" w:hAnsi="新細明體" w:cs="新細明體"/>
            <w:color w:val="0000FF"/>
            <w:kern w:val="0"/>
            <w:szCs w:val="24"/>
            <w:u w:val="single"/>
          </w:rPr>
          <w:t>https://find-a-poe.com/product/1-35mm-ra-4x/</w:t>
        </w:r>
      </w:hyperlink>
    </w:p>
    <w:p w:rsidR="00A23E6C" w:rsidRPr="00A23E6C" w:rsidRDefault="00A23E6C" w:rsidP="00A23E6C">
      <w:pPr>
        <w:widowControl/>
        <w:numPr>
          <w:ilvl w:val="0"/>
          <w:numId w:val="21"/>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1' HDMI Cable Pack </w:t>
      </w:r>
      <w:hyperlink r:id="rId60" w:tgtFrame="_blank" w:history="1">
        <w:r w:rsidRPr="00A23E6C">
          <w:rPr>
            <w:rFonts w:ascii="新細明體" w:eastAsia="新細明體" w:hAnsi="新細明體" w:cs="新細明體"/>
            <w:color w:val="0000FF"/>
            <w:kern w:val="0"/>
            <w:szCs w:val="24"/>
            <w:u w:val="single"/>
          </w:rPr>
          <w:t>Pack of Cables</w:t>
        </w:r>
      </w:hyperlink>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Pr>
          <w:rFonts w:ascii="新細明體" w:eastAsia="新細明體" w:hAnsi="新細明體" w:cs="新細明體"/>
          <w:noProof/>
          <w:kern w:val="0"/>
          <w:szCs w:val="24"/>
        </w:rPr>
        <w:lastRenderedPageBreak/>
        <mc:AlternateContent>
          <mc:Choice Requires="wps">
            <w:drawing>
              <wp:inline distT="0" distB="0" distL="0" distR="0">
                <wp:extent cx="304800" cy="304800"/>
                <wp:effectExtent l="0" t="0" r="0" b="0"/>
                <wp:docPr id="25" name="矩形 25" descr="IMG_20160914_04153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5" o:spid="_x0000_s1026" alt="描述: IMG_20160914_04153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MI6C5XYAgAA1gUAAA4AAAAAAAAAAAAAAAAALgIAAGRycy9lMm9E&#10;b2MueG1sUEsBAi0AFAAGAAgAAAAhAEyg6SzYAAAAAwEAAA8AAAAAAAAAAAAAAAAAMgUAAGRycy9k&#10;b3ducmV2LnhtbFBLBQYAAAAABAAEAPMAAAA3BgAAAAA=&#10;" filled="f" stroked="f">
                <o:lock v:ext="edit" aspectratio="t"/>
                <w10:wrap anchorx="page" anchory="page"/>
                <w10:anchorlock/>
              </v:rect>
            </w:pict>
          </mc:Fallback>
        </mc:AlternateContent>
      </w:r>
      <w:r>
        <w:rPr>
          <w:rFonts w:ascii="新細明體" w:eastAsia="新細明體" w:hAnsi="新細明體" w:cs="新細明體"/>
          <w:noProof/>
          <w:kern w:val="0"/>
          <w:szCs w:val="24"/>
        </w:rPr>
        <w:drawing>
          <wp:inline distT="0" distB="0" distL="0" distR="0">
            <wp:extent cx="8572500" cy="6413500"/>
            <wp:effectExtent l="0" t="0" r="0" b="6350"/>
            <wp:docPr id="24" name="圖片 24" descr="IMG_20160916_015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G_20160916_015748.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572500" cy="6413500"/>
                    </a:xfrm>
                    <a:prstGeom prst="rect">
                      <a:avLst/>
                    </a:prstGeom>
                    <a:noFill/>
                    <a:ln>
                      <a:noFill/>
                    </a:ln>
                  </pic:spPr>
                </pic:pic>
              </a:graphicData>
            </a:graphic>
          </wp:inline>
        </w:drawing>
      </w:r>
      <w:r>
        <w:rPr>
          <w:rFonts w:ascii="新細明體" w:eastAsia="新細明體" w:hAnsi="新細明體" w:cs="新細明體"/>
          <w:noProof/>
          <w:kern w:val="0"/>
          <w:szCs w:val="24"/>
        </w:rPr>
        <w:lastRenderedPageBreak/>
        <w:drawing>
          <wp:inline distT="0" distB="0" distL="0" distR="0">
            <wp:extent cx="8572500" cy="6432550"/>
            <wp:effectExtent l="0" t="0" r="0" b="6350"/>
            <wp:docPr id="23" name="圖片 23" descr="Bruno-RaspberryPiL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runo-RaspberryPiLR.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572500" cy="6432550"/>
                    </a:xfrm>
                    <a:prstGeom prst="rect">
                      <a:avLst/>
                    </a:prstGeom>
                    <a:noFill/>
                    <a:ln>
                      <a:noFill/>
                    </a:ln>
                  </pic:spPr>
                </pic:pic>
              </a:graphicData>
            </a:graphic>
          </wp:inline>
        </w:drawing>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1. Download the latest Raspbian img</w:t>
      </w:r>
    </w:p>
    <w:p w:rsidR="00A23E6C" w:rsidRPr="00A23E6C" w:rsidRDefault="004B7977" w:rsidP="00A23E6C">
      <w:pPr>
        <w:widowControl/>
        <w:spacing w:before="100" w:beforeAutospacing="1" w:after="100" w:afterAutospacing="1"/>
        <w:rPr>
          <w:rFonts w:ascii="新細明體" w:eastAsia="新細明體" w:hAnsi="新細明體" w:cs="新細明體"/>
          <w:kern w:val="0"/>
          <w:szCs w:val="24"/>
        </w:rPr>
      </w:pPr>
      <w:hyperlink r:id="rId63" w:tgtFrame="_self" w:history="1">
        <w:r w:rsidR="00A23E6C" w:rsidRPr="00A23E6C">
          <w:rPr>
            <w:rFonts w:ascii="新細明體" w:eastAsia="新細明體" w:hAnsi="新細明體" w:cs="新細明體"/>
            <w:b/>
            <w:bCs/>
            <w:color w:val="0000FF"/>
            <w:kern w:val="0"/>
            <w:szCs w:val="24"/>
            <w:u w:val="single"/>
          </w:rPr>
          <w:t>https://www.raspberrypi.org/downloads/raspbian/</w:t>
        </w:r>
      </w:hyperlink>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2. </w:t>
      </w:r>
      <w:r w:rsidRPr="00A23E6C">
        <w:rPr>
          <w:rFonts w:ascii="新細明體" w:eastAsia="新細明體" w:hAnsi="新細明體" w:cs="新細明體"/>
          <w:b/>
          <w:bCs/>
          <w:kern w:val="0"/>
          <w:szCs w:val="24"/>
        </w:rPr>
        <w:t>Download win32diskimager</w:t>
      </w:r>
    </w:p>
    <w:p w:rsidR="00A23E6C" w:rsidRPr="00A23E6C" w:rsidRDefault="004B7977" w:rsidP="00A23E6C">
      <w:pPr>
        <w:widowControl/>
        <w:spacing w:before="100" w:beforeAutospacing="1" w:after="100" w:afterAutospacing="1"/>
        <w:rPr>
          <w:rFonts w:ascii="新細明體" w:eastAsia="新細明體" w:hAnsi="新細明體" w:cs="新細明體"/>
          <w:kern w:val="0"/>
          <w:szCs w:val="24"/>
        </w:rPr>
      </w:pPr>
      <w:hyperlink r:id="rId64" w:tgtFrame="_self" w:history="1">
        <w:r w:rsidR="00A23E6C" w:rsidRPr="00A23E6C">
          <w:rPr>
            <w:rFonts w:ascii="新細明體" w:eastAsia="新細明體" w:hAnsi="新細明體" w:cs="新細明體"/>
            <w:b/>
            <w:bCs/>
            <w:color w:val="0000FF"/>
            <w:kern w:val="0"/>
            <w:szCs w:val="24"/>
            <w:u w:val="single"/>
          </w:rPr>
          <w:t>https://sourceforge.net/projects/win32diskimager/</w:t>
        </w:r>
      </w:hyperlink>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lastRenderedPageBreak/>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3. </w:t>
      </w:r>
      <w:r w:rsidRPr="00A23E6C">
        <w:rPr>
          <w:rFonts w:ascii="新細明體" w:eastAsia="新細明體" w:hAnsi="新細明體" w:cs="新細明體"/>
          <w:b/>
          <w:bCs/>
          <w:kern w:val="0"/>
          <w:szCs w:val="24"/>
        </w:rPr>
        <w:t>After writing the img file to the sd card and booting up the pi, go to terminal window.</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xml:space="preserve">4. </w:t>
      </w:r>
      <w:r w:rsidRPr="00A23E6C">
        <w:rPr>
          <w:rFonts w:ascii="新細明體" w:eastAsia="新細明體" w:hAnsi="新細明體" w:cs="新細明體"/>
          <w:b/>
          <w:bCs/>
          <w:kern w:val="0"/>
          <w:szCs w:val="24"/>
        </w:rPr>
        <w:t>Once in a terminal window type</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b/>
          <w:bCs/>
          <w:kern w:val="0"/>
          <w:szCs w:val="24"/>
        </w:rPr>
        <w:t>sudo raspi-config</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5. Select these options:</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(8) (Advanced Options)</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xml:space="preserve">- Then select (A3) “split memory” and type </w:t>
      </w:r>
      <w:r w:rsidRPr="00A23E6C">
        <w:rPr>
          <w:rFonts w:ascii="新細明體" w:eastAsia="新細明體" w:hAnsi="新細明體" w:cs="新細明體"/>
          <w:i/>
          <w:iCs/>
          <w:kern w:val="0"/>
          <w:szCs w:val="24"/>
        </w:rPr>
        <w:t>256 </w:t>
      </w:r>
      <w:r w:rsidRPr="00A23E6C">
        <w:rPr>
          <w:rFonts w:ascii="新細明體" w:eastAsia="新細明體" w:hAnsi="新細明體" w:cs="新細明體"/>
          <w:kern w:val="0"/>
          <w:szCs w:val="24"/>
        </w:rPr>
        <w:t>(Then go back to main menu)</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(4) (Internationalism Options)</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Then change / check date and time to be accurate (Then go back to main menu)</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(3) (Enable Boot……)</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Then select “Console Text Console”  pick auto login (Then go back…)</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(1) (Expand Filesystem)</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Confirm to expand file system, then reboot your pi</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6. Now that you have booted into console, update your pi (This will take awhile)</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b/>
          <w:bCs/>
          <w:kern w:val="0"/>
          <w:szCs w:val="24"/>
        </w:rPr>
        <w:t>sudo apt-get update &amp;&amp; sudo apt-get upgrade -y &amp;&amp; sudo reboot</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lastRenderedPageBreak/>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7. After your pi reboots, omxplayer and screen need to be installed.  Omxplayer is the program that will display the feeds.  However, omxplayer can only display one stream per console session.  To overcome this we use screen to run omxplayer in “windowed mode”</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b/>
          <w:bCs/>
          <w:kern w:val="0"/>
          <w:szCs w:val="24"/>
        </w:rPr>
        <w:t>sudo apt-get install omxplayer -y &amp;&amp; sudo apt-get install screen &amp;&amp; sudo reboot</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8. After your pi reboots, we want to change its ip address.  Open the network configuration file with this command</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sudo nano /etc/network/interfaces</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xml:space="preserve">9. By default the pi is configured to operate in DHCP mode.  In order for this script to work correctly, I have found setting up the pi in Static mode works better.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The pi is configured by default as:</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i/>
          <w:iCs/>
          <w:color w:val="0000FF"/>
          <w:kern w:val="0"/>
          <w:szCs w:val="24"/>
        </w:rPr>
        <w:t>auto lo</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i/>
          <w:iCs/>
          <w:color w:val="0000FF"/>
          <w:kern w:val="0"/>
          <w:szCs w:val="24"/>
        </w:rPr>
        <w:t>iface lo inet loopback</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i/>
          <w:iCs/>
          <w:color w:val="FF0000"/>
          <w:kern w:val="0"/>
          <w:szCs w:val="24"/>
        </w:rPr>
        <w:t xml:space="preserve">iface etho inet manual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Delete “</w:t>
      </w:r>
      <w:r w:rsidRPr="00A23E6C">
        <w:rPr>
          <w:rFonts w:ascii="新細明體" w:eastAsia="新細明體" w:hAnsi="新細明體" w:cs="新細明體"/>
          <w:i/>
          <w:iCs/>
          <w:kern w:val="0"/>
          <w:szCs w:val="24"/>
        </w:rPr>
        <w:t xml:space="preserve"> iface etho inet manual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xml:space="preserve">Now set we are going to set the address to 192.168.1.77 (You may need to change this depending on your network)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lastRenderedPageBreak/>
        <w:t>Blue text stays the same.  Red is modified text.*</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i/>
          <w:iCs/>
          <w:color w:val="0000FF"/>
          <w:kern w:val="0"/>
          <w:szCs w:val="24"/>
        </w:rPr>
        <w:t>auto lo</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i/>
          <w:iCs/>
          <w:color w:val="0000FF"/>
          <w:kern w:val="0"/>
          <w:szCs w:val="24"/>
        </w:rPr>
        <w:t>iface lo inet loopback</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i/>
          <w:iCs/>
          <w:color w:val="FF0000"/>
          <w:kern w:val="0"/>
          <w:szCs w:val="24"/>
        </w:rPr>
        <w:t>auto eth0</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i/>
          <w:iCs/>
          <w:color w:val="FF0000"/>
          <w:kern w:val="0"/>
          <w:szCs w:val="24"/>
        </w:rPr>
        <w:t>iface eth0 inet static</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i/>
          <w:iCs/>
          <w:color w:val="FF0000"/>
          <w:kern w:val="0"/>
          <w:szCs w:val="24"/>
        </w:rPr>
        <w:t>address 192.168.1.77</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i/>
          <w:iCs/>
          <w:color w:val="FF0000"/>
          <w:kern w:val="0"/>
          <w:szCs w:val="24"/>
        </w:rPr>
        <w:t>netmask 255.255.255.0</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i/>
          <w:iCs/>
          <w:color w:val="FF0000"/>
          <w:kern w:val="0"/>
          <w:szCs w:val="24"/>
        </w:rPr>
        <w:t>gateway 192.168.1.1</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i/>
          <w:iCs/>
          <w:color w:val="FF0000"/>
          <w:kern w:val="0"/>
          <w:szCs w:val="24"/>
        </w:rPr>
        <w:t>dns-nameservers 192.168.1.1</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i/>
          <w:iCs/>
          <w:color w:val="FF0000"/>
          <w:kern w:val="0"/>
          <w:szCs w:val="24"/>
        </w:rPr>
        <w:t>network 192.168.1.0</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i/>
          <w:iCs/>
          <w:color w:val="FF0000"/>
          <w:kern w:val="0"/>
          <w:szCs w:val="24"/>
        </w:rPr>
        <w:t>broadcast 192.168.1.255</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color w:val="000000"/>
          <w:kern w:val="0"/>
          <w:szCs w:val="24"/>
        </w:rPr>
        <w:t>10. </w:t>
      </w:r>
      <w:r w:rsidRPr="00A23E6C">
        <w:rPr>
          <w:rFonts w:ascii="新細明體" w:eastAsia="新細明體" w:hAnsi="新細明體" w:cs="新細明體"/>
          <w:b/>
          <w:bCs/>
          <w:kern w:val="0"/>
          <w:szCs w:val="24"/>
        </w:rPr>
        <w:t>Now if you reboot your pi, you will have a problem.  You will have not only a static address but also a DHCP address.  We need to disable DHCP all together.  To accomplish this we need to edit a file.  The command below will open that file.</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sudo nano /etc/dhcpcd.conf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11. Add the line of code below to the bottom of the file we just opened.  This will now disable DHCP for good and you will have one Static IP address.</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denyinterfaces eth0</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lastRenderedPageBreak/>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12. To exit the file press [ctrl + x] then press [y] followed by [enter] to confirm.  Now reboot</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Your pi.</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sudo reboot</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13. Next go to your desktop and download putty.  This program will allow us to remotely</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manage our pi and allow us to copy and paste, saving lots of time.</w:t>
      </w:r>
    </w:p>
    <w:p w:rsidR="00A23E6C" w:rsidRPr="00A23E6C" w:rsidRDefault="004B7977" w:rsidP="00A23E6C">
      <w:pPr>
        <w:widowControl/>
        <w:spacing w:before="100" w:beforeAutospacing="1" w:after="100" w:afterAutospacing="1"/>
        <w:rPr>
          <w:rFonts w:ascii="新細明體" w:eastAsia="新細明體" w:hAnsi="新細明體" w:cs="新細明體"/>
          <w:kern w:val="0"/>
          <w:szCs w:val="24"/>
        </w:rPr>
      </w:pPr>
      <w:hyperlink r:id="rId65" w:tgtFrame="_self" w:history="1">
        <w:r w:rsidR="00A23E6C" w:rsidRPr="00A23E6C">
          <w:rPr>
            <w:rFonts w:ascii="新細明體" w:eastAsia="新細明體" w:hAnsi="新細明體" w:cs="新細明體"/>
            <w:b/>
            <w:bCs/>
            <w:color w:val="0000FF"/>
            <w:kern w:val="0"/>
            <w:szCs w:val="24"/>
            <w:u w:val="single"/>
          </w:rPr>
          <w:t>http://www.chiark.greenend.org.uk/~sgtatham/putty/download.html</w:t>
        </w:r>
      </w:hyperlink>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xml:space="preserve">14. Now open putty.  Type the ip address you gave your pi in the ip address bar.  Now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xml:space="preserve">click “open”.  If everything went correctly a shell window should open asking for your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Username.</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Raspberry Pi Default Login;</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Username = pi</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Password = raspberry</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15. Now we need to create the file that the script will sit in (UPDATED).</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sudo nano /etc/init.d/displaycameras</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lastRenderedPageBreak/>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xml:space="preserve">16. The script below is for a 2x2 camera matrix. At the bottom of the document there are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xml:space="preserve">More scripts for more cameras and different configurations.  I recommend experimenting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xml:space="preserve">with this script first, then moving into more complex screen mapping. Before copying this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Make sure your pi is on a wired connection, NOT WIFI. Next go to unifi video an enable</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“Medium RTSP Stream” for your camera.  Set the FPS slider to 30 and the Bitrate under</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xml:space="preserve">700 kbps to start.  Now that those are set you are ready to continue.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(To copy this script Into putty, highlight the text the press [ctrl + c] on your keyboard to copy to your clipboard. Then right click in putty and it will paste)</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br/>
        <w:t>(Replace Red text with your RTSP url)</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#!/bin/bash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 BEGIN INIT INFO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 Provides: omxplayer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 Required-Start: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 Required-Stop: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 Default-Start: 2 3 4 5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 Default-Stop: 0 1 6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 Short-Description: Displays camera feeds for monitoring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 Description: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END INIT INFO</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 Camera Feeds &amp; Positions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top_left="screen -dmS top_left sh -c 'omxplayer --avdict rtsp_transport:tcp --win \"0 0 960 540\" </w:t>
      </w:r>
      <w:r w:rsidRPr="00A23E6C">
        <w:rPr>
          <w:rFonts w:ascii="細明體" w:eastAsia="細明體" w:hAnsi="細明體" w:cs="細明體"/>
          <w:color w:val="FF0000"/>
          <w:kern w:val="0"/>
          <w:szCs w:val="24"/>
        </w:rPr>
        <w:t>rtsp:// &lt;...cam1_url...&gt;</w:t>
      </w:r>
      <w:r w:rsidRPr="00A23E6C">
        <w:rPr>
          <w:rFonts w:ascii="細明體" w:eastAsia="細明體" w:hAnsi="細明體" w:cs="細明體"/>
          <w:kern w:val="0"/>
          <w:szCs w:val="24"/>
        </w:rPr>
        <w:t xml:space="preserve"> --live -n -1'";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top_right="screen -dmS top_right sh -c 'omxplayer --avdict rtsp_transport:tcp --win \"960 0 1920 540\" </w:t>
      </w:r>
      <w:r w:rsidRPr="00A23E6C">
        <w:rPr>
          <w:rFonts w:ascii="細明體" w:eastAsia="細明體" w:hAnsi="細明體" w:cs="細明體"/>
          <w:color w:val="FF0000"/>
          <w:kern w:val="0"/>
          <w:szCs w:val="24"/>
        </w:rPr>
        <w:t>rtsp:// &lt;...cam2_url...&gt;</w:t>
      </w:r>
      <w:r w:rsidRPr="00A23E6C">
        <w:rPr>
          <w:rFonts w:ascii="細明體" w:eastAsia="細明體" w:hAnsi="細明體" w:cs="細明體"/>
          <w:kern w:val="0"/>
          <w:szCs w:val="24"/>
        </w:rPr>
        <w:t xml:space="preserve"> --live -n -1'";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bottom_left="screen -dmS bottom_left sh -c 'omxplayer --avdict rtsp_transport:tcp --win \"0 540 960 1080\" </w:t>
      </w:r>
      <w:r w:rsidRPr="00A23E6C">
        <w:rPr>
          <w:rFonts w:ascii="細明體" w:eastAsia="細明體" w:hAnsi="細明體" w:cs="細明體"/>
          <w:color w:val="FF0000"/>
          <w:kern w:val="0"/>
          <w:szCs w:val="24"/>
        </w:rPr>
        <w:t>rtsp:// &lt;...cam3_url...&gt;</w:t>
      </w:r>
      <w:r w:rsidRPr="00A23E6C">
        <w:rPr>
          <w:rFonts w:ascii="細明體" w:eastAsia="細明體" w:hAnsi="細明體" w:cs="細明體"/>
          <w:kern w:val="0"/>
          <w:szCs w:val="24"/>
        </w:rPr>
        <w:t xml:space="preserve"> --live -n -1'";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bottom_right="screen -dmS bottom_right sh -c 'omxplayer --avdict rtsp_transport:tcp --win \"960 540 1920 1080\" </w:t>
      </w:r>
      <w:r w:rsidRPr="00A23E6C">
        <w:rPr>
          <w:rFonts w:ascii="細明體" w:eastAsia="細明體" w:hAnsi="細明體" w:cs="細明體"/>
          <w:color w:val="FF0000"/>
          <w:kern w:val="0"/>
          <w:szCs w:val="24"/>
        </w:rPr>
        <w:t>rtsp:// &lt;...cam4_url...&gt;</w:t>
      </w:r>
      <w:r w:rsidRPr="00A23E6C">
        <w:rPr>
          <w:rFonts w:ascii="細明體" w:eastAsia="細明體" w:hAnsi="細明體" w:cs="細明體"/>
          <w:kern w:val="0"/>
          <w:szCs w:val="24"/>
        </w:rPr>
        <w:t xml:space="preserve"> --live -n -1'";</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 Camera Feed Names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 (variable names from above, separated by a space)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lastRenderedPageBreak/>
        <w:t>camera_feeds=(top_left top_right bottom_left bottom_right)</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There should be no need to edit anything below this line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 Start displaying camera feeds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case "$1" in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start)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for i in "${camera_feeds[@]}"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do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eval eval '$'$i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done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echo "Camera Display Started"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 Stop displaying camera feeds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stop)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sudo killall omxplayer.bin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echo "Camera Display Ended"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 Restart any camera feeds that have died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repair)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for i in "${camera_feeds[@]}"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do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if !(sudo screen -list | grep -q $i)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then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eval eval '$'$i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echo "$i is now running"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fi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done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echo "Usage: /etc/init.d/displaycameras {start|stop|repair}"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exit 1</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 xml:space="preserve">esac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lastRenderedPageBreak/>
        <w:t xml:space="preserve">17. Before this script can be run at startup, the pi needs permissions to access the file and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Run it.</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b/>
          <w:bCs/>
          <w:kern w:val="0"/>
          <w:szCs w:val="24"/>
        </w:rPr>
        <w:t>sudo chmod 755 /etc/init.d/displaycameras</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18. Now the script can be added to startup</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sudo update-rc.d displaycameras defaults</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xml:space="preserve">19.  Now we have a script setup to pull all of our RTSP streams up on boot.  There is a slight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problem, omxplayer will quite sometimes and or unifi video will drop the streams. To solve this issue we add a cron job to run the repair portion of the script to restart camera feeds that has dropped.</w:t>
      </w:r>
      <w:r w:rsidRPr="00A23E6C">
        <w:rPr>
          <w:rFonts w:ascii="新細明體" w:eastAsia="新細明體" w:hAnsi="新細明體" w:cs="新細明體"/>
          <w:kern w:val="0"/>
          <w:szCs w:val="24"/>
        </w:rPr>
        <w:t xml:space="preserve">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kern w:val="0"/>
          <w:szCs w:val="24"/>
        </w:rPr>
        <w:t>sudo crontab -e</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xml:space="preserve">20. If it asked to choose from 3 different ways to open crontab, select option 2.  Then insert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this at the bottom of the crontab. This will run the script “/etc/init.d/displaycameras repair” every 5 min.  To have it check every 1 min, simply change the 5 to a 1.</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b/>
          <w:bCs/>
          <w:kern w:val="0"/>
          <w:szCs w:val="24"/>
        </w:rPr>
        <w:t>*/5 * * * * /etc/init.d/displaycameras repair</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21. Now you should be able to reboot you pi and have four camer feeds working! The great thing is this setup without a monitor should cast $50 - $85.  And the system is professional not bunched together with a ton of parts that were never ment to work together in that way like a chromecast or something of that nature.  It is also cheaper and more reliable than having a windows machine mounting on the back of a monitor.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lastRenderedPageBreak/>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The next steps are for creating a 6 Cam matrix viewer and setting up a series of cron jobs to turn the monitor off to prevent burn in.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w:t>
      </w:r>
      <w:r w:rsidRPr="00A23E6C">
        <w:rPr>
          <w:rFonts w:ascii="新細明體" w:eastAsia="新細明體" w:hAnsi="新細明體" w:cs="新細明體"/>
          <w:b/>
          <w:bCs/>
          <w:kern w:val="0"/>
          <w:sz w:val="27"/>
          <w:szCs w:val="27"/>
        </w:rPr>
        <w:t>6 Cam Matrix</w:t>
      </w:r>
      <w:r w:rsidRPr="00A23E6C">
        <w:rPr>
          <w:rFonts w:ascii="新細明體" w:eastAsia="新細明體" w:hAnsi="新細明體" w:cs="新細明體"/>
          <w:b/>
          <w:bCs/>
          <w:kern w:val="0"/>
          <w:szCs w:val="24"/>
        </w:rPr>
        <w:t>--------------------------------------------------</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22. Start off by opening the camera display file.</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b/>
          <w:bCs/>
          <w:kern w:val="0"/>
          <w:szCs w:val="24"/>
        </w:rPr>
        <w:t>sudo nano /etc/init.d/displaycameras</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23. Now delete everything in the file and replace with this 6 Cam Matrix Code</w:t>
      </w:r>
      <w:r w:rsidRPr="00A23E6C">
        <w:rPr>
          <w:rFonts w:ascii="新細明體" w:eastAsia="新細明體" w:hAnsi="新細明體" w:cs="新細明體"/>
          <w:b/>
          <w:bCs/>
          <w:color w:val="333333"/>
          <w:kern w:val="0"/>
          <w:szCs w:val="24"/>
        </w:rPr>
        <w:t>.  Replace the red text with your</w:t>
      </w:r>
      <w:r w:rsidRPr="00A23E6C">
        <w:rPr>
          <w:rFonts w:ascii="新細明體" w:eastAsia="新細明體" w:hAnsi="新細明體" w:cs="新細明體"/>
          <w:b/>
          <w:bCs/>
          <w:color w:val="000000"/>
          <w:kern w:val="0"/>
          <w:szCs w:val="24"/>
        </w:rPr>
        <w:t> address.</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#!/bin/bash</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 BEGIN INIT INFO</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 Provides: omxplayer</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 Required-Start:</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 Required-Stop:</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 Default-Start: 2 3 4 5</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 Default-Stop: 0 1 6</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 Short-Description: Displays camera feeds for monitoring</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 Description:</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 END INIT INFO</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 Camera Feeds &amp; Positions</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#First Colmn</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 xml:space="preserve">large_left="screen -dmS large_left sh -c 'omxplayer --avdict rtsp_transport:tcp --win \"0 0 1280 720\" </w:t>
      </w:r>
      <w:r w:rsidRPr="00A23E6C">
        <w:rPr>
          <w:rFonts w:ascii="細明體" w:eastAsia="細明體" w:hAnsi="細明體" w:cs="細明體"/>
          <w:b/>
          <w:bCs/>
          <w:color w:val="FF0000"/>
          <w:kern w:val="0"/>
          <w:szCs w:val="24"/>
        </w:rPr>
        <w:t>rtsp://192.168.1.168:7447/56fc759be4b01f1769f35f7f_1</w:t>
      </w:r>
      <w:r w:rsidRPr="00A23E6C">
        <w:rPr>
          <w:rFonts w:ascii="細明體" w:eastAsia="細明體" w:hAnsi="細明體" w:cs="細明體"/>
          <w:b/>
          <w:bCs/>
          <w:kern w:val="0"/>
          <w:szCs w:val="24"/>
        </w:rPr>
        <w:t xml:space="preserve"> --live -n -1'";</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 xml:space="preserve">mid_lcenter="screen -dmS mid_lcenter sh -c 'omxplayer --avdict rtsp_transport:tcp --win \"640 720 1280 1080\" </w:t>
      </w:r>
      <w:r w:rsidRPr="00A23E6C">
        <w:rPr>
          <w:rFonts w:ascii="細明體" w:eastAsia="細明體" w:hAnsi="細明體" w:cs="細明體"/>
          <w:b/>
          <w:bCs/>
          <w:color w:val="FF0000"/>
          <w:kern w:val="0"/>
          <w:szCs w:val="24"/>
        </w:rPr>
        <w:t>rtsp://192.168.1.168:7447/56fc791fe4b01f1769f35fad_1</w:t>
      </w:r>
      <w:r w:rsidRPr="00A23E6C">
        <w:rPr>
          <w:rFonts w:ascii="細明體" w:eastAsia="細明體" w:hAnsi="細明體" w:cs="細明體"/>
          <w:b/>
          <w:bCs/>
          <w:kern w:val="0"/>
          <w:szCs w:val="24"/>
        </w:rPr>
        <w:t xml:space="preserve"> --live -n -1'";</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 xml:space="preserve">bottom_left="screen -dmS bottom_left sh -c 'omxplayer --avdict rtsp_transport:tcp --win \"0 720 640 1080\" </w:t>
      </w:r>
      <w:r w:rsidRPr="00A23E6C">
        <w:rPr>
          <w:rFonts w:ascii="細明體" w:eastAsia="細明體" w:hAnsi="細明體" w:cs="細明體"/>
          <w:b/>
          <w:bCs/>
          <w:color w:val="FF0000"/>
          <w:kern w:val="0"/>
          <w:szCs w:val="24"/>
        </w:rPr>
        <w:t>rtsp://192.168.1.168:7447/56fc791fe4b01f1769f35fae_1</w:t>
      </w:r>
      <w:r w:rsidRPr="00A23E6C">
        <w:rPr>
          <w:rFonts w:ascii="細明體" w:eastAsia="細明體" w:hAnsi="細明體" w:cs="細明體"/>
          <w:b/>
          <w:bCs/>
          <w:kern w:val="0"/>
          <w:szCs w:val="24"/>
        </w:rPr>
        <w:t xml:space="preserve"> --live -n -1'";</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lastRenderedPageBreak/>
        <w:t>#Second Colmn</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top_right="screen -dmS top_right sh -c 'omxplayer --avdict rtsp_transport:tcp --win \"1280 0 1920 360\"</w:t>
      </w:r>
      <w:r w:rsidRPr="00A23E6C">
        <w:rPr>
          <w:rFonts w:ascii="細明體" w:eastAsia="細明體" w:hAnsi="細明體" w:cs="細明體"/>
          <w:b/>
          <w:bCs/>
          <w:color w:val="FF0000"/>
          <w:kern w:val="0"/>
          <w:szCs w:val="24"/>
        </w:rPr>
        <w:t xml:space="preserve"> rtsp://192.168.1.168:7447/56fc795be4b01f1769f35faf_1</w:t>
      </w:r>
      <w:r w:rsidRPr="00A23E6C">
        <w:rPr>
          <w:rFonts w:ascii="細明體" w:eastAsia="細明體" w:hAnsi="細明體" w:cs="細明體"/>
          <w:b/>
          <w:bCs/>
          <w:kern w:val="0"/>
          <w:szCs w:val="24"/>
        </w:rPr>
        <w:t xml:space="preserve"> --live -n -1'";</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 xml:space="preserve">mid_rcenter="screen -dmS mid_rcenter sh -c 'omxplayer --avdict rtsp_transport:tcp --win \"1280 360 1920 720\" </w:t>
      </w:r>
      <w:r w:rsidRPr="00A23E6C">
        <w:rPr>
          <w:rFonts w:ascii="細明體" w:eastAsia="細明體" w:hAnsi="細明體" w:cs="細明體"/>
          <w:b/>
          <w:bCs/>
          <w:color w:val="FF0000"/>
          <w:kern w:val="0"/>
          <w:szCs w:val="24"/>
        </w:rPr>
        <w:t>rtsp://192.168.1.168:7447/56de2e1888117cf574015d71_1</w:t>
      </w:r>
      <w:r w:rsidRPr="00A23E6C">
        <w:rPr>
          <w:rFonts w:ascii="細明體" w:eastAsia="細明體" w:hAnsi="細明體" w:cs="細明體"/>
          <w:b/>
          <w:bCs/>
          <w:kern w:val="0"/>
          <w:szCs w:val="24"/>
        </w:rPr>
        <w:t xml:space="preserve"> --live -n -1'";</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 xml:space="preserve">bottom_right="screen -dmS bottom_right sh -c 'omxplayer --avdict rtsp_transport:tcp --win \"1280 720 1920 1080\" </w:t>
      </w:r>
      <w:r w:rsidRPr="00A23E6C">
        <w:rPr>
          <w:rFonts w:ascii="細明體" w:eastAsia="細明體" w:hAnsi="細明體" w:cs="細明體"/>
          <w:b/>
          <w:bCs/>
          <w:color w:val="FF0000"/>
          <w:kern w:val="0"/>
          <w:szCs w:val="24"/>
        </w:rPr>
        <w:t>rtsp://192.168.1.168:7447/56de2e1888117cf574015d71_1</w:t>
      </w:r>
      <w:r w:rsidRPr="00A23E6C">
        <w:rPr>
          <w:rFonts w:ascii="細明體" w:eastAsia="細明體" w:hAnsi="細明體" w:cs="細明體"/>
          <w:b/>
          <w:bCs/>
          <w:kern w:val="0"/>
          <w:szCs w:val="24"/>
        </w:rPr>
        <w:t xml:space="preserve"> --live -n -1'";</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 Camera Feed Names</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 (variable names from above, separated by a space)</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camera_feeds=(large_left mid_lcenter bottom_left top_right mid_rcenter bottom_right)</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 There should be no need to edit anything below this line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 Start displaying camera feeds</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case "$1" in</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start)</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for i in "${camera_feeds[@]}"</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do</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eval eval '$'$i</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done</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echo "Camera Display Started"</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 Stop displaying camera feeds</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stop)</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sudo killall omxplayer.bin</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echo "Camera Display Ended"</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 Restart any camera feeds that have died</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repair)</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for i in "${camera_feeds[@]}"</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do</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if !(sudo screen -list | grep -q $i)</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then</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eval eval '$'$i</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echo "$i is now running"</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fi</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done</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lastRenderedPageBreak/>
        <w:t>;;</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echo "Usage: /etc/init.d/displaycameras {start|stop|repair}"</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exit 1</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b/>
          <w:bCs/>
          <w:kern w:val="0"/>
          <w:szCs w:val="24"/>
        </w:rPr>
        <w:t>esac</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24. Save and exit the display camera file and now lets go back into the cron tab file.</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b/>
          <w:bCs/>
          <w:kern w:val="0"/>
          <w:szCs w:val="24"/>
        </w:rPr>
        <w:t>sudo crontab -e</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25. Delete the one line of code at the end and replace with this.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Line One : stops the camera streams (12:00 am)</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Line Two : Turns off the video output to the monitor (12:02 am)</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Line Three : Turns the output to the monitor back on (6:00 am)</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Line four : Starts the camera script again (6:02 am)</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Line five : Reboots the Pi once a week at 6:00 am</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Line six : Runs the repair script ever minute between 6 am and 11 pm</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ab/>
        <w:t>0 0 * * * /etc/init.d/displaycameras stop</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ab/>
        <w:t>2 0 * * * /opt/vc/bin/tvservice -o</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ab/>
        <w:t>0 6 * * * /opt/vc/bin/tvservice -p</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ab/>
        <w:t>2 6 * * * /etc/init.d/displaycameras start</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b/>
          <w:bCs/>
          <w:kern w:val="0"/>
          <w:szCs w:val="24"/>
        </w:rPr>
      </w:pPr>
      <w:r w:rsidRPr="00A23E6C">
        <w:rPr>
          <w:rFonts w:ascii="細明體" w:eastAsia="細明體" w:hAnsi="細明體" w:cs="細明體"/>
          <w:b/>
          <w:bCs/>
          <w:kern w:val="0"/>
          <w:szCs w:val="24"/>
        </w:rPr>
        <w:tab/>
        <w:t>0 6 * * 1 sudo reboot</w:t>
      </w:r>
    </w:p>
    <w:p w:rsidR="00A23E6C" w:rsidRPr="00A23E6C" w:rsidRDefault="00A23E6C" w:rsidP="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A23E6C">
        <w:rPr>
          <w:rFonts w:ascii="細明體" w:eastAsia="細明體" w:hAnsi="細明體" w:cs="細明體"/>
          <w:b/>
          <w:bCs/>
          <w:kern w:val="0"/>
          <w:szCs w:val="24"/>
        </w:rPr>
        <w:tab/>
        <w:t>*/1 6-23 * * * /etc/init.d/displaycameras repair</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lastRenderedPageBreak/>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 xml:space="preserve">Resources: </w:t>
      </w:r>
    </w:p>
    <w:p w:rsidR="00A23E6C" w:rsidRPr="00A23E6C" w:rsidRDefault="004B7977" w:rsidP="00A23E6C">
      <w:pPr>
        <w:widowControl/>
        <w:spacing w:before="100" w:beforeAutospacing="1" w:after="100" w:afterAutospacing="1"/>
        <w:rPr>
          <w:rFonts w:ascii="新細明體" w:eastAsia="新細明體" w:hAnsi="新細明體" w:cs="新細明體"/>
          <w:kern w:val="0"/>
          <w:szCs w:val="24"/>
        </w:rPr>
      </w:pPr>
      <w:hyperlink r:id="rId66" w:tgtFrame="_blank" w:history="1">
        <w:r w:rsidR="00A23E6C" w:rsidRPr="00A23E6C">
          <w:rPr>
            <w:rFonts w:ascii="新細明體" w:eastAsia="新細明體" w:hAnsi="新細明體" w:cs="新細明體"/>
            <w:color w:val="0000FF"/>
            <w:kern w:val="0"/>
            <w:szCs w:val="24"/>
            <w:u w:val="single"/>
          </w:rPr>
          <w:t>https://community.spiceworks.com/how_to/123787-raspberry-pi-powered-surveillance-camera-monitoring-d...</w:t>
        </w:r>
      </w:hyperlink>
    </w:p>
    <w:p w:rsidR="00A23E6C" w:rsidRPr="00A23E6C" w:rsidRDefault="00A23E6C" w:rsidP="00A23E6C">
      <w:pPr>
        <w:widowControl/>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w:t>
      </w:r>
    </w:p>
    <w:p w:rsidR="00A23E6C" w:rsidRPr="00A23E6C" w:rsidRDefault="004B7977" w:rsidP="00A23E6C">
      <w:pPr>
        <w:widowControl/>
        <w:spacing w:before="100" w:beforeAutospacing="1" w:after="100" w:afterAutospacing="1"/>
        <w:rPr>
          <w:rFonts w:ascii="新細明體" w:eastAsia="新細明體" w:hAnsi="新細明體" w:cs="新細明體"/>
          <w:kern w:val="0"/>
          <w:szCs w:val="24"/>
        </w:rPr>
      </w:pPr>
      <w:hyperlink r:id="rId67" w:tgtFrame="_blank" w:history="1">
        <w:r w:rsidR="00A23E6C" w:rsidRPr="00A23E6C">
          <w:rPr>
            <w:rFonts w:ascii="新細明體" w:eastAsia="新細明體" w:hAnsi="新細明體" w:cs="新細明體"/>
            <w:color w:val="0000FF"/>
            <w:kern w:val="0"/>
            <w:szCs w:val="24"/>
            <w:u w:val="single"/>
          </w:rPr>
          <w:t>https://www.bitpi.co/2015/03/18/raspberry-pi-surveillance-monitor/</w:t>
        </w:r>
      </w:hyperlink>
    </w:p>
    <w:p w:rsidR="00A23E6C" w:rsidRPr="00A23E6C" w:rsidRDefault="00A23E6C" w:rsidP="00A23E6C">
      <w:pPr>
        <w:widowControl/>
        <w:rPr>
          <w:rFonts w:ascii="新細明體" w:eastAsia="新細明體" w:hAnsi="新細明體" w:cs="新細明體"/>
          <w:kern w:val="0"/>
          <w:szCs w:val="24"/>
        </w:rPr>
      </w:pPr>
      <w:r>
        <w:rPr>
          <w:rFonts w:ascii="新細明體" w:eastAsia="新細明體" w:hAnsi="新細明體" w:cs="新細明體"/>
          <w:noProof/>
          <w:kern w:val="0"/>
          <w:szCs w:val="24"/>
        </w:rPr>
        <w:drawing>
          <wp:inline distT="0" distB="0" distL="0" distR="0">
            <wp:extent cx="139700" cy="190500"/>
            <wp:effectExtent l="0" t="0" r="0" b="0"/>
            <wp:docPr id="22" name="圖片 22"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0" descr="Attachmen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9700" cy="190500"/>
                    </a:xfrm>
                    <a:prstGeom prst="rect">
                      <a:avLst/>
                    </a:prstGeom>
                    <a:noFill/>
                    <a:ln>
                      <a:noFill/>
                    </a:ln>
                  </pic:spPr>
                </pic:pic>
              </a:graphicData>
            </a:graphic>
          </wp:inline>
        </w:drawing>
      </w:r>
    </w:p>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t xml:space="preserve">RTSP Screen Calculator.zip </w:t>
      </w:r>
    </w:p>
    <w:p w:rsidR="00A23E6C" w:rsidRPr="00A23E6C" w:rsidRDefault="00A23E6C" w:rsidP="00A23E6C">
      <w:pPr>
        <w:widowControl/>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158750" cy="158750"/>
            <wp:effectExtent l="0" t="0" r="0" b="0"/>
            <wp:docPr id="21" name="圖片 21" descr="https://ubnt.i.lithium.com/skins/images/7165FD62CB6DE87AD06FB0D297DB6D6F/castlerockui/images/icon_download.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1" descr="https://ubnt.i.lithium.com/skins/images/7165FD62CB6DE87AD06FB0D297DB6D6F/castlerockui/images/icon_download.pn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p>
    <w:p w:rsidR="00A23E6C" w:rsidRDefault="00A23E6C" w:rsidP="00E04EBA">
      <w:pPr>
        <w:spacing w:after="240"/>
      </w:pPr>
    </w:p>
    <w:p w:rsidR="00A23E6C" w:rsidRPr="00A23E6C" w:rsidRDefault="00A23E6C" w:rsidP="00A23E6C">
      <w:pPr>
        <w:widowControl/>
        <w:spacing w:before="100" w:beforeAutospacing="1" w:after="100" w:afterAutospacing="1"/>
        <w:outlineLvl w:val="2"/>
        <w:rPr>
          <w:rFonts w:ascii="新細明體" w:eastAsia="新細明體" w:hAnsi="新細明體" w:cs="新細明體"/>
          <w:b/>
          <w:bCs/>
          <w:kern w:val="0"/>
          <w:sz w:val="27"/>
          <w:szCs w:val="27"/>
        </w:rPr>
      </w:pPr>
      <w:r w:rsidRPr="00A23E6C">
        <w:rPr>
          <w:rFonts w:ascii="新細明體" w:eastAsia="新細明體" w:hAnsi="新細明體" w:cs="新細明體"/>
          <w:b/>
          <w:bCs/>
          <w:kern w:val="0"/>
          <w:sz w:val="27"/>
          <w:szCs w:val="27"/>
        </w:rPr>
        <w:t xml:space="preserve">樹莓派, 手機, 電腦與 Raspberry Pi Camera Module 的串流視訊建立 </w:t>
      </w:r>
    </w:p>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i/>
          <w:iCs/>
          <w:kern w:val="0"/>
          <w:szCs w:val="24"/>
        </w:rPr>
        <w:t>本篇網頁用到的 Camera 模組套件可至露天賣場訂購：</w:t>
      </w:r>
    </w:p>
    <w:p w:rsidR="00A23E6C" w:rsidRPr="00A23E6C" w:rsidRDefault="004B7977" w:rsidP="00A23E6C">
      <w:pPr>
        <w:widowControl/>
        <w:numPr>
          <w:ilvl w:val="0"/>
          <w:numId w:val="22"/>
        </w:numPr>
        <w:spacing w:before="100" w:beforeAutospacing="1" w:after="100" w:afterAutospacing="1"/>
        <w:rPr>
          <w:rFonts w:ascii="新細明體" w:eastAsia="新細明體" w:hAnsi="新細明體" w:cs="新細明體"/>
          <w:kern w:val="0"/>
          <w:szCs w:val="24"/>
        </w:rPr>
      </w:pPr>
      <w:hyperlink r:id="rId71" w:tgtFrame="_blank" w:history="1">
        <w:r w:rsidR="00A23E6C" w:rsidRPr="00A23E6C">
          <w:rPr>
            <w:rFonts w:ascii="新細明體" w:eastAsia="新細明體" w:hAnsi="新細明體" w:cs="新細明體"/>
            <w:i/>
            <w:iCs/>
            <w:color w:val="0000FF"/>
            <w:kern w:val="0"/>
            <w:szCs w:val="24"/>
            <w:u w:val="single"/>
          </w:rPr>
          <w:t xml:space="preserve">CameraPi - Raspberry Pi + Camera Board (樹莓派 + 官方攝像機) </w:t>
        </w:r>
      </w:hyperlink>
    </w:p>
    <w:p w:rsidR="00A23E6C" w:rsidRPr="00A23E6C" w:rsidRDefault="00A23E6C" w:rsidP="00A23E6C">
      <w:pPr>
        <w:widowControl/>
        <w:rPr>
          <w:rFonts w:ascii="新細明體" w:eastAsia="新細明體" w:hAnsi="新細明體" w:cs="新細明體"/>
          <w:kern w:val="0"/>
          <w:szCs w:val="24"/>
        </w:rPr>
      </w:pPr>
    </w:p>
    <w:tbl>
      <w:tblPr>
        <w:tblW w:w="0" w:type="auto"/>
        <w:jc w:val="center"/>
        <w:tblCellSpacing w:w="0" w:type="dxa"/>
        <w:tblCellMar>
          <w:left w:w="0" w:type="dxa"/>
          <w:right w:w="0" w:type="dxa"/>
        </w:tblCellMar>
        <w:tblLook w:val="04A0" w:firstRow="1" w:lastRow="0" w:firstColumn="1" w:lastColumn="0" w:noHBand="0" w:noVBand="1"/>
      </w:tblPr>
      <w:tblGrid>
        <w:gridCol w:w="6000"/>
      </w:tblGrid>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3810000" cy="2736850"/>
                  <wp:effectExtent l="0" t="0" r="0" b="6350"/>
                  <wp:docPr id="44" name="圖片 44" descr="http://4.bp.blogspot.com/-hcpse8eSTvU/UvwKPxgie2I/AAAAAAAADeY/9xJtr2TowwI/s1600/RasPi-wi-CAM.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4.bp.blogspot.com/-hcpse8eSTvU/UvwKPxgie2I/AAAAAAAADeY/9xJtr2TowwI/s1600/RasPi-wi-CAM.pn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0" cy="2736850"/>
                          </a:xfrm>
                          <a:prstGeom prst="rect">
                            <a:avLst/>
                          </a:prstGeom>
                          <a:noFill/>
                          <a:ln>
                            <a:noFill/>
                          </a:ln>
                        </pic:spPr>
                      </pic:pic>
                    </a:graphicData>
                  </a:graphic>
                </wp:inline>
              </w:drawing>
            </w:r>
          </w:p>
        </w:tc>
      </w:tr>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sidRPr="00A23E6C">
              <w:rPr>
                <w:rFonts w:ascii="新細明體" w:eastAsia="新細明體" w:hAnsi="新細明體" w:cs="新細明體"/>
                <w:kern w:val="0"/>
                <w:szCs w:val="24"/>
              </w:rPr>
              <w:t>正確組裝完成圖</w:t>
            </w:r>
          </w:p>
        </w:tc>
      </w:tr>
    </w:tbl>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br/>
      </w:r>
      <w:r w:rsidRPr="00A23E6C">
        <w:rPr>
          <w:rFonts w:ascii="新細明體" w:eastAsia="新細明體" w:hAnsi="新細明體" w:cs="新細明體"/>
          <w:i/>
          <w:iCs/>
          <w:color w:val="CC0000"/>
          <w:kern w:val="0"/>
          <w:szCs w:val="24"/>
        </w:rPr>
        <w:t>NOTE：攝像機非常不喜歡靜電！要從防靜電袋中拿出 Camera Board 組裝前，一定要記得先將自己放電先 ( 例如：摸一下水龍頭或身體與地表接觸 ) ! </w:t>
      </w:r>
      <w:r w:rsidRPr="00A23E6C">
        <w:rPr>
          <w:rFonts w:ascii="新細明體" w:eastAsia="新細明體" w:hAnsi="新細明體" w:cs="新細明體"/>
          <w:kern w:val="0"/>
          <w:szCs w:val="24"/>
        </w:rPr>
        <w:br/>
      </w:r>
      <w:r w:rsidRPr="00A23E6C">
        <w:rPr>
          <w:rFonts w:ascii="新細明體" w:eastAsia="新細明體" w:hAnsi="新細明體" w:cs="新細明體"/>
          <w:i/>
          <w:iCs/>
          <w:color w:val="CC0000"/>
          <w:kern w:val="0"/>
          <w:szCs w:val="24"/>
        </w:rPr>
        <w:t>( </w:t>
      </w:r>
      <w:r w:rsidRPr="00A23E6C">
        <w:rPr>
          <w:rFonts w:ascii="Helvetica" w:eastAsia="新細明體" w:hAnsi="Helvetica" w:cs="Helvetica"/>
          <w:i/>
          <w:iCs/>
          <w:color w:val="CC0000"/>
          <w:kern w:val="0"/>
          <w:sz w:val="20"/>
          <w:szCs w:val="20"/>
          <w:shd w:val="clear" w:color="auto" w:fill="FFFFFF"/>
        </w:rPr>
        <w:t>Please note that the camera can be damaged by static electricity. Before removing the camera from its grey anti-static bag, please make sure you have discharged yourself by touching an earthed object (e.g. a radiator or water tap).</w:t>
      </w:r>
      <w:r w:rsidRPr="00A23E6C">
        <w:rPr>
          <w:rFonts w:ascii="新細明體" w:eastAsia="新細明體" w:hAnsi="新細明體" w:cs="新細明體"/>
          <w:i/>
          <w:iCs/>
          <w:color w:val="CC0000"/>
          <w:kern w:val="0"/>
          <w:szCs w:val="24"/>
        </w:rPr>
        <w:t> )</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這篇網頁不說明 Raspberry Pi Camera Module ( 網頁中簡稱 (官方) 攝像機 ) 軟體安裝和裝設的方法，如果還未完成這部分的話，請先到官方網站去看攝像機安裝說明影片影像和啟用說明。</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lastRenderedPageBreak/>
        <w:br/>
      </w:r>
      <w:bookmarkStart w:id="1" w:name="more"/>
      <w:bookmarkEnd w:id="1"/>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下面列出官方攝像機網站與使用說明書的連結網址：</w:t>
      </w:r>
    </w:p>
    <w:p w:rsidR="00A23E6C" w:rsidRPr="00A23E6C" w:rsidRDefault="004B7977" w:rsidP="00A23E6C">
      <w:pPr>
        <w:widowControl/>
        <w:numPr>
          <w:ilvl w:val="0"/>
          <w:numId w:val="23"/>
        </w:numPr>
        <w:spacing w:before="100" w:beforeAutospacing="1" w:after="100" w:afterAutospacing="1"/>
        <w:rPr>
          <w:rFonts w:ascii="新細明體" w:eastAsia="新細明體" w:hAnsi="新細明體" w:cs="新細明體"/>
          <w:kern w:val="0"/>
          <w:szCs w:val="24"/>
        </w:rPr>
      </w:pPr>
      <w:hyperlink r:id="rId74" w:tgtFrame="_blank" w:history="1">
        <w:r w:rsidR="00A23E6C" w:rsidRPr="00A23E6C">
          <w:rPr>
            <w:rFonts w:ascii="新細明體" w:eastAsia="新細明體" w:hAnsi="新細明體" w:cs="新細明體"/>
            <w:color w:val="0000FF"/>
            <w:kern w:val="0"/>
            <w:szCs w:val="24"/>
            <w:u w:val="single"/>
          </w:rPr>
          <w:t>Raspberry Pi Camera</w:t>
        </w:r>
      </w:hyperlink>
      <w:r w:rsidR="00A23E6C" w:rsidRPr="00A23E6C">
        <w:rPr>
          <w:rFonts w:ascii="新細明體" w:eastAsia="新細明體" w:hAnsi="新細明體" w:cs="新細明體"/>
          <w:kern w:val="0"/>
          <w:szCs w:val="24"/>
        </w:rPr>
        <w:t> ( Web, 英文 )</w:t>
      </w:r>
    </w:p>
    <w:p w:rsidR="00A23E6C" w:rsidRPr="00A23E6C" w:rsidRDefault="00A23E6C" w:rsidP="00A23E6C">
      <w:pPr>
        <w:widowControl/>
        <w:ind w:left="720"/>
        <w:rPr>
          <w:rFonts w:ascii="新細明體" w:eastAsia="新細明體" w:hAnsi="新細明體" w:cs="新細明體"/>
          <w:kern w:val="0"/>
          <w:szCs w:val="24"/>
        </w:rPr>
      </w:pPr>
      <w:r w:rsidRPr="00A23E6C">
        <w:rPr>
          <w:rFonts w:ascii="新細明體" w:eastAsia="新細明體" w:hAnsi="新細明體" w:cs="新細明體"/>
          <w:kern w:val="0"/>
          <w:szCs w:val="24"/>
        </w:rPr>
        <w:t>官方網站關於攝像機模組的硬體安裝與軟體設置的影片與文字說明，主要主題有：</w:t>
      </w:r>
    </w:p>
    <w:p w:rsidR="00A23E6C" w:rsidRPr="00A23E6C" w:rsidRDefault="00A23E6C" w:rsidP="00A23E6C">
      <w:pPr>
        <w:widowControl/>
        <w:numPr>
          <w:ilvl w:val="1"/>
          <w:numId w:val="23"/>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如何安裝攝像機</w:t>
      </w:r>
    </w:p>
    <w:p w:rsidR="00A23E6C" w:rsidRPr="00A23E6C" w:rsidRDefault="00A23E6C" w:rsidP="00A23E6C">
      <w:pPr>
        <w:widowControl/>
        <w:spacing w:after="240"/>
        <w:ind w:left="1440"/>
        <w:rPr>
          <w:rFonts w:ascii="新細明體" w:eastAsia="新細明體" w:hAnsi="新細明體" w:cs="新細明體"/>
          <w:kern w:val="0"/>
          <w:szCs w:val="24"/>
        </w:rPr>
      </w:pPr>
      <w:r w:rsidRPr="00A23E6C">
        <w:rPr>
          <w:rFonts w:ascii="新細明體" w:eastAsia="新細明體" w:hAnsi="新細明體" w:cs="新細明體"/>
          <w:kern w:val="0"/>
          <w:szCs w:val="24"/>
        </w:rPr>
        <w:t>裡面有影片可以看。</w:t>
      </w:r>
    </w:p>
    <w:p w:rsidR="00A23E6C" w:rsidRPr="00A23E6C" w:rsidRDefault="00A23E6C" w:rsidP="00A23E6C">
      <w:pPr>
        <w:widowControl/>
        <w:numPr>
          <w:ilvl w:val="1"/>
          <w:numId w:val="23"/>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如何在 Raspbian 作業系統啟用攝像機的支援</w:t>
      </w:r>
      <w:r w:rsidRPr="00A23E6C">
        <w:rPr>
          <w:rFonts w:ascii="新細明體" w:eastAsia="新細明體" w:hAnsi="新細明體" w:cs="新細明體"/>
          <w:kern w:val="0"/>
          <w:szCs w:val="24"/>
        </w:rPr>
        <w:br/>
        <w:t xml:space="preserve">最近 ( wheezy-raspbian-2013-02-09 之後 ) 的作業系統裡面已經有選項可以選用，因此只要進入 </w:t>
      </w:r>
      <w:r w:rsidRPr="00A23E6C">
        <w:rPr>
          <w:rFonts w:ascii="新細明體" w:eastAsia="新細明體" w:hAnsi="新細明體" w:cs="新細明體"/>
          <w:b/>
          <w:bCs/>
          <w:i/>
          <w:iCs/>
          <w:kern w:val="0"/>
          <w:szCs w:val="24"/>
        </w:rPr>
        <w:t>raspi-config</w:t>
      </w:r>
      <w:r w:rsidRPr="00A23E6C">
        <w:rPr>
          <w:rFonts w:ascii="新細明體" w:eastAsia="新細明體" w:hAnsi="新細明體" w:cs="新細明體"/>
          <w:kern w:val="0"/>
          <w:szCs w:val="24"/>
        </w:rPr>
        <w:t xml:space="preserve"> 選單中 "</w:t>
      </w:r>
      <w:r w:rsidRPr="00A23E6C">
        <w:rPr>
          <w:rFonts w:ascii="新細明體" w:eastAsia="新細明體" w:hAnsi="新細明體" w:cs="新細明體"/>
          <w:b/>
          <w:bCs/>
          <w:kern w:val="0"/>
          <w:szCs w:val="24"/>
        </w:rPr>
        <w:t>Enable Camera</w:t>
      </w:r>
      <w:r w:rsidRPr="00A23E6C">
        <w:rPr>
          <w:rFonts w:ascii="新細明體" w:eastAsia="新細明體" w:hAnsi="新細明體" w:cs="新細明體"/>
          <w:kern w:val="0"/>
          <w:szCs w:val="24"/>
        </w:rPr>
        <w:t>" 就可以了，網頁中有選單結圖可以做參考。</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color w:val="CC0000"/>
          <w:kern w:val="0"/>
          <w:szCs w:val="24"/>
        </w:rPr>
        <w:t>若您的作業系統是舊版的，就請先更新與升級作業系統，之後再進入選單就會有啟用攝像機的選項出現了。</w:t>
      </w:r>
    </w:p>
    <w:p w:rsidR="00A23E6C" w:rsidRPr="00A23E6C" w:rsidRDefault="00A23E6C" w:rsidP="00A23E6C">
      <w:pPr>
        <w:widowControl/>
        <w:ind w:left="1440"/>
        <w:rPr>
          <w:rFonts w:ascii="新細明體" w:eastAsia="新細明體" w:hAnsi="新細明體" w:cs="新細明體"/>
          <w:kern w:val="0"/>
          <w:szCs w:val="24"/>
        </w:rPr>
      </w:pPr>
    </w:p>
    <w:p w:rsidR="00A23E6C" w:rsidRPr="00A23E6C" w:rsidRDefault="00A23E6C" w:rsidP="00A23E6C">
      <w:pPr>
        <w:widowControl/>
        <w:numPr>
          <w:ilvl w:val="1"/>
          <w:numId w:val="23"/>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如何使用樹莓派的攝像機軟體</w:t>
      </w:r>
    </w:p>
    <w:p w:rsidR="00A23E6C" w:rsidRPr="00A23E6C" w:rsidRDefault="00A23E6C" w:rsidP="00A23E6C">
      <w:pPr>
        <w:widowControl/>
        <w:spacing w:after="240"/>
        <w:ind w:left="1440"/>
        <w:rPr>
          <w:rFonts w:ascii="新細明體" w:eastAsia="新細明體" w:hAnsi="新細明體" w:cs="新細明體"/>
          <w:kern w:val="0"/>
          <w:szCs w:val="24"/>
        </w:rPr>
      </w:pPr>
      <w:r w:rsidRPr="00A23E6C">
        <w:rPr>
          <w:rFonts w:ascii="新細明體" w:eastAsia="新細明體" w:hAnsi="新細明體" w:cs="新細明體"/>
          <w:b/>
          <w:bCs/>
          <w:i/>
          <w:iCs/>
          <w:kern w:val="0"/>
          <w:szCs w:val="24"/>
        </w:rPr>
        <w:t>raspivid</w:t>
      </w:r>
      <w:r w:rsidRPr="00A23E6C">
        <w:rPr>
          <w:rFonts w:ascii="新細明體" w:eastAsia="新細明體" w:hAnsi="新細明體" w:cs="新細明體"/>
          <w:kern w:val="0"/>
          <w:szCs w:val="24"/>
        </w:rPr>
        <w:t>、</w:t>
      </w:r>
      <w:r w:rsidRPr="00A23E6C">
        <w:rPr>
          <w:rFonts w:ascii="新細明體" w:eastAsia="新細明體" w:hAnsi="新細明體" w:cs="新細明體"/>
          <w:b/>
          <w:bCs/>
          <w:i/>
          <w:iCs/>
          <w:kern w:val="0"/>
          <w:szCs w:val="24"/>
        </w:rPr>
        <w:t>raspistill</w:t>
      </w:r>
      <w:r w:rsidRPr="00A23E6C">
        <w:rPr>
          <w:rFonts w:ascii="新細明體" w:eastAsia="新細明體" w:hAnsi="新細明體" w:cs="新細明體"/>
          <w:kern w:val="0"/>
          <w:szCs w:val="24"/>
        </w:rPr>
        <w:t> 這兩個攝像機命令列指令 (前者是攝影指令；後者是照相紙令) 的使用範例，但沒有詳細的指令參數說明，這兩個指令的參數說明請尤其他提供的連結下載資料。</w:t>
      </w:r>
    </w:p>
    <w:p w:rsidR="00A23E6C" w:rsidRPr="00A23E6C" w:rsidRDefault="00A23E6C" w:rsidP="00A23E6C">
      <w:pPr>
        <w:widowControl/>
        <w:numPr>
          <w:ilvl w:val="1"/>
          <w:numId w:val="23"/>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如何串流傳送攝像機影片到網路上</w:t>
      </w:r>
    </w:p>
    <w:p w:rsidR="00A23E6C" w:rsidRPr="00A23E6C" w:rsidRDefault="00A23E6C" w:rsidP="00A23E6C">
      <w:pPr>
        <w:widowControl/>
        <w:spacing w:after="240"/>
        <w:ind w:left="1440"/>
        <w:rPr>
          <w:rFonts w:ascii="新細明體" w:eastAsia="新細明體" w:hAnsi="新細明體" w:cs="新細明體"/>
          <w:kern w:val="0"/>
          <w:szCs w:val="24"/>
        </w:rPr>
      </w:pPr>
      <w:r w:rsidRPr="00A23E6C">
        <w:rPr>
          <w:rFonts w:ascii="新細明體" w:eastAsia="新細明體" w:hAnsi="新細明體" w:cs="新細明體"/>
          <w:kern w:val="0"/>
          <w:szCs w:val="24"/>
        </w:rPr>
        <w:t>官網寫的一大堆指令範例要做串流，又要安裝軟體的，如果各位看得懂，就看官網中的，不然就看這網頁中的視訊串流建立的介紹說明。</w:t>
      </w:r>
    </w:p>
    <w:p w:rsidR="00A23E6C" w:rsidRPr="00A23E6C" w:rsidRDefault="004B7977" w:rsidP="00A23E6C">
      <w:pPr>
        <w:widowControl/>
        <w:numPr>
          <w:ilvl w:val="0"/>
          <w:numId w:val="23"/>
        </w:numPr>
        <w:spacing w:before="100" w:beforeAutospacing="1" w:after="100" w:afterAutospacing="1"/>
        <w:rPr>
          <w:rFonts w:ascii="新細明體" w:eastAsia="新細明體" w:hAnsi="新細明體" w:cs="新細明體"/>
          <w:kern w:val="0"/>
          <w:szCs w:val="24"/>
        </w:rPr>
      </w:pPr>
      <w:hyperlink r:id="rId75" w:tgtFrame="_blank" w:history="1">
        <w:r w:rsidR="00A23E6C" w:rsidRPr="00A23E6C">
          <w:rPr>
            <w:rFonts w:ascii="新細明體" w:eastAsia="新細明體" w:hAnsi="新細明體" w:cs="新細明體"/>
            <w:color w:val="0000FF"/>
            <w:kern w:val="0"/>
            <w:szCs w:val="24"/>
            <w:u w:val="single"/>
          </w:rPr>
          <w:t>RaspiCam Documentation (odt</w:t>
        </w:r>
      </w:hyperlink>
      <w:r w:rsidR="00A23E6C" w:rsidRPr="00A23E6C">
        <w:rPr>
          <w:rFonts w:ascii="新細明體" w:eastAsia="新細明體" w:hAnsi="新細明體" w:cs="新細明體"/>
          <w:kern w:val="0"/>
          <w:szCs w:val="24"/>
        </w:rPr>
        <w:t xml:space="preserve">, </w:t>
      </w:r>
      <w:hyperlink r:id="rId76" w:tgtFrame="_blank" w:history="1">
        <w:r w:rsidR="00A23E6C" w:rsidRPr="00A23E6C">
          <w:rPr>
            <w:rFonts w:ascii="新細明體" w:eastAsia="新細明體" w:hAnsi="新細明體" w:cs="新細明體"/>
            <w:color w:val="0000FF"/>
            <w:kern w:val="0"/>
            <w:szCs w:val="24"/>
            <w:u w:val="single"/>
          </w:rPr>
          <w:t>PDF</w:t>
        </w:r>
      </w:hyperlink>
      <w:r w:rsidR="00A23E6C" w:rsidRPr="00A23E6C">
        <w:rPr>
          <w:rFonts w:ascii="新細明體" w:eastAsia="新細明體" w:hAnsi="新細明體" w:cs="新細明體"/>
          <w:kern w:val="0"/>
          <w:szCs w:val="24"/>
        </w:rPr>
        <w:t>, December 7th 2013)</w:t>
      </w:r>
    </w:p>
    <w:p w:rsidR="00A23E6C" w:rsidRPr="00A23E6C" w:rsidRDefault="00A23E6C" w:rsidP="00A23E6C">
      <w:pPr>
        <w:widowControl/>
        <w:spacing w:after="240"/>
        <w:ind w:left="720"/>
        <w:rPr>
          <w:rFonts w:ascii="新細明體" w:eastAsia="新細明體" w:hAnsi="新細明體" w:cs="新細明體"/>
          <w:kern w:val="0"/>
          <w:szCs w:val="24"/>
        </w:rPr>
      </w:pPr>
      <w:r w:rsidRPr="00A23E6C">
        <w:rPr>
          <w:rFonts w:ascii="新細明體" w:eastAsia="新細明體" w:hAnsi="新細明體" w:cs="新細明體"/>
          <w:kern w:val="0"/>
          <w:szCs w:val="24"/>
        </w:rPr>
        <w:t>官方攝像機最新說明文件 ( odt 是原始檔案；PDF 是 odt 的轉檔 )</w:t>
      </w:r>
      <w:r w:rsidRPr="00A23E6C">
        <w:rPr>
          <w:rFonts w:ascii="新細明體" w:eastAsia="新細明體" w:hAnsi="新細明體" w:cs="新細明體"/>
          <w:kern w:val="0"/>
          <w:szCs w:val="24"/>
        </w:rPr>
        <w:br/>
        <w:t>但這份文件主要著重在軟體指令的說明，重點是在第五頁之後的</w:t>
      </w:r>
      <w:r w:rsidRPr="00A23E6C">
        <w:rPr>
          <w:rFonts w:ascii="新細明體" w:eastAsia="新細明體" w:hAnsi="新細明體" w:cs="新細明體"/>
          <w:b/>
          <w:bCs/>
          <w:kern w:val="0"/>
          <w:szCs w:val="24"/>
        </w:rPr>
        <w:t xml:space="preserve"> raspistill</w:t>
      </w:r>
      <w:r w:rsidRPr="00A23E6C">
        <w:rPr>
          <w:rFonts w:ascii="新細明體" w:eastAsia="新細明體" w:hAnsi="新細明體" w:cs="新細明體"/>
          <w:kern w:val="0"/>
          <w:szCs w:val="24"/>
        </w:rPr>
        <w:t xml:space="preserve">, </w:t>
      </w:r>
      <w:r w:rsidRPr="00A23E6C">
        <w:rPr>
          <w:rFonts w:ascii="新細明體" w:eastAsia="新細明體" w:hAnsi="新細明體" w:cs="新細明體"/>
          <w:b/>
          <w:bCs/>
          <w:kern w:val="0"/>
          <w:szCs w:val="24"/>
        </w:rPr>
        <w:t>raspivid</w:t>
      </w:r>
      <w:r w:rsidRPr="00A23E6C">
        <w:rPr>
          <w:rFonts w:ascii="新細明體" w:eastAsia="新細明體" w:hAnsi="新細明體" w:cs="新細明體"/>
          <w:kern w:val="0"/>
          <w:szCs w:val="24"/>
        </w:rPr>
        <w:t xml:space="preserve">, </w:t>
      </w:r>
      <w:r w:rsidRPr="00A23E6C">
        <w:rPr>
          <w:rFonts w:ascii="新細明體" w:eastAsia="新細明體" w:hAnsi="新細明體" w:cs="新細明體"/>
          <w:b/>
          <w:bCs/>
          <w:kern w:val="0"/>
          <w:szCs w:val="24"/>
        </w:rPr>
        <w:t>raspiyuv</w:t>
      </w:r>
      <w:r w:rsidRPr="00A23E6C">
        <w:rPr>
          <w:rFonts w:ascii="新細明體" w:eastAsia="新細明體" w:hAnsi="新細明體" w:cs="新細明體"/>
          <w:kern w:val="0"/>
          <w:szCs w:val="24"/>
        </w:rPr>
        <w:t xml:space="preserve"> 三個命令列指令的相關參數的說明，還有第十六頁的指令使用範例，都比上、下兩個文件清楚。</w:t>
      </w:r>
    </w:p>
    <w:p w:rsidR="00A23E6C" w:rsidRPr="00A23E6C" w:rsidRDefault="004B7977" w:rsidP="00A23E6C">
      <w:pPr>
        <w:widowControl/>
        <w:numPr>
          <w:ilvl w:val="0"/>
          <w:numId w:val="23"/>
        </w:numPr>
        <w:spacing w:before="100" w:beforeAutospacing="1" w:after="100" w:afterAutospacing="1"/>
        <w:rPr>
          <w:rFonts w:ascii="新細明體" w:eastAsia="新細明體" w:hAnsi="新細明體" w:cs="新細明體"/>
          <w:kern w:val="0"/>
          <w:szCs w:val="24"/>
        </w:rPr>
      </w:pPr>
      <w:hyperlink r:id="rId77" w:tgtFrame="_blank" w:history="1">
        <w:r w:rsidR="00A23E6C" w:rsidRPr="00A23E6C">
          <w:rPr>
            <w:rFonts w:ascii="新細明體" w:eastAsia="新細明體" w:hAnsi="新細明體" w:cs="新細明體"/>
            <w:color w:val="0000FF"/>
            <w:kern w:val="0"/>
            <w:szCs w:val="24"/>
            <w:u w:val="single"/>
          </w:rPr>
          <w:t>Unofficial guide to getting up and running with the Raspberry Pi Camera (PDF, 英文)</w:t>
        </w:r>
      </w:hyperlink>
    </w:p>
    <w:p w:rsidR="00A23E6C" w:rsidRPr="00A23E6C" w:rsidRDefault="00A23E6C" w:rsidP="00A23E6C">
      <w:pPr>
        <w:widowControl/>
        <w:spacing w:after="240"/>
        <w:ind w:left="720"/>
        <w:rPr>
          <w:rFonts w:ascii="新細明體" w:eastAsia="新細明體" w:hAnsi="新細明體" w:cs="新細明體"/>
          <w:kern w:val="0"/>
          <w:szCs w:val="24"/>
        </w:rPr>
      </w:pPr>
      <w:r w:rsidRPr="00A23E6C">
        <w:rPr>
          <w:rFonts w:ascii="新細明體" w:eastAsia="新細明體" w:hAnsi="新細明體" w:cs="新細明體"/>
          <w:kern w:val="0"/>
          <w:szCs w:val="24"/>
        </w:rPr>
        <w:t>這份是針對舊版的 wheezy-raspbian 作業系統設置官方攝像機的軟體應設定說明，雖然新版的用不到所有的東西，但是也是有一些東西可供參考</w:t>
      </w:r>
    </w:p>
    <w:p w:rsidR="00A23E6C" w:rsidRPr="00A23E6C" w:rsidRDefault="004B7977" w:rsidP="00A23E6C">
      <w:pPr>
        <w:widowControl/>
        <w:numPr>
          <w:ilvl w:val="0"/>
          <w:numId w:val="23"/>
        </w:numPr>
        <w:spacing w:before="100" w:beforeAutospacing="1" w:after="100" w:afterAutospacing="1"/>
        <w:rPr>
          <w:rFonts w:ascii="新細明體" w:eastAsia="新細明體" w:hAnsi="新細明體" w:cs="新細明體"/>
          <w:kern w:val="0"/>
          <w:szCs w:val="24"/>
        </w:rPr>
      </w:pPr>
      <w:hyperlink r:id="rId78" w:tgtFrame="_blank" w:history="1">
        <w:r w:rsidR="00A23E6C" w:rsidRPr="00A23E6C">
          <w:rPr>
            <w:rFonts w:ascii="新細明體" w:eastAsia="新細明體" w:hAnsi="新細明體" w:cs="新細明體"/>
            <w:color w:val="0000FF"/>
            <w:kern w:val="0"/>
            <w:szCs w:val="24"/>
            <w:u w:val="single"/>
          </w:rPr>
          <w:t>OV5647 5-megapixel product brief - OmniVision ( PDF, 英文 )</w:t>
        </w:r>
      </w:hyperlink>
    </w:p>
    <w:p w:rsidR="00A23E6C" w:rsidRPr="00A23E6C" w:rsidRDefault="00A23E6C" w:rsidP="00A23E6C">
      <w:pPr>
        <w:widowControl/>
        <w:ind w:left="720"/>
        <w:rPr>
          <w:rFonts w:ascii="新細明體" w:eastAsia="新細明體" w:hAnsi="新細明體" w:cs="新細明體"/>
          <w:kern w:val="0"/>
          <w:szCs w:val="24"/>
        </w:rPr>
      </w:pPr>
      <w:r w:rsidRPr="00A23E6C">
        <w:rPr>
          <w:rFonts w:ascii="新細明體" w:eastAsia="新細明體" w:hAnsi="新細明體" w:cs="新細明體"/>
          <w:kern w:val="0"/>
          <w:szCs w:val="24"/>
        </w:rPr>
        <w:lastRenderedPageBreak/>
        <w:t>官方攝像機 Image Sensor 的簡介</w:t>
      </w:r>
    </w:p>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如果您想學影像處理，或是對硬體控制有興趣，使用樹莓派以及專用攝像機的組合是一個可作為起步的套件組合。接著，我們就進入此篇網頁的重點：樹莓派官方攝像機怎麼串流視訊資料到：</w:t>
      </w:r>
    </w:p>
    <w:p w:rsidR="00A23E6C" w:rsidRPr="00A23E6C" w:rsidRDefault="00A23E6C" w:rsidP="00A23E6C">
      <w:pPr>
        <w:widowControl/>
        <w:numPr>
          <w:ilvl w:val="0"/>
          <w:numId w:val="24"/>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樹莓派主機  -- 使用 PiVision</w:t>
      </w:r>
    </w:p>
    <w:p w:rsidR="00A23E6C" w:rsidRPr="00A23E6C" w:rsidRDefault="00A23E6C" w:rsidP="00A23E6C">
      <w:pPr>
        <w:widowControl/>
        <w:spacing w:after="240"/>
        <w:ind w:left="720"/>
        <w:rPr>
          <w:rFonts w:ascii="新細明體" w:eastAsia="新細明體" w:hAnsi="新細明體" w:cs="新細明體"/>
          <w:kern w:val="0"/>
          <w:szCs w:val="24"/>
        </w:rPr>
      </w:pPr>
      <w:r w:rsidRPr="00A23E6C">
        <w:rPr>
          <w:rFonts w:ascii="新細明體" w:eastAsia="新細明體" w:hAnsi="新細明體" w:cs="新細明體"/>
          <w:kern w:val="0"/>
          <w:szCs w:val="24"/>
        </w:rPr>
        <w:t>PiVision 是一個使用 GUI 來調整官方攝像機在攝影、照相時的參數的圖型介面程式。</w:t>
      </w:r>
    </w:p>
    <w:p w:rsidR="00A23E6C" w:rsidRPr="00A23E6C" w:rsidRDefault="00A23E6C" w:rsidP="00A23E6C">
      <w:pPr>
        <w:widowControl/>
        <w:numPr>
          <w:ilvl w:val="0"/>
          <w:numId w:val="24"/>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Android 手機、平板 兩個可觀看樹莓派攝像機的 APP，必須要先在手機做安裝。</w:t>
      </w:r>
    </w:p>
    <w:p w:rsidR="00A23E6C" w:rsidRPr="00A23E6C" w:rsidRDefault="00A23E6C" w:rsidP="00A23E6C">
      <w:pPr>
        <w:widowControl/>
        <w:numPr>
          <w:ilvl w:val="1"/>
          <w:numId w:val="24"/>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使用 RaspiCAM Remote</w:t>
      </w:r>
    </w:p>
    <w:p w:rsidR="00A23E6C" w:rsidRPr="00A23E6C" w:rsidRDefault="00A23E6C" w:rsidP="00A23E6C">
      <w:pPr>
        <w:widowControl/>
        <w:spacing w:beforeAutospacing="1" w:after="240"/>
        <w:ind w:left="1440"/>
        <w:rPr>
          <w:rFonts w:ascii="新細明體" w:eastAsia="新細明體" w:hAnsi="新細明體" w:cs="新細明體"/>
          <w:kern w:val="0"/>
          <w:szCs w:val="24"/>
        </w:rPr>
      </w:pPr>
      <w:r w:rsidRPr="00A23E6C">
        <w:rPr>
          <w:rFonts w:ascii="新細明體" w:eastAsia="新細明體" w:hAnsi="新細明體" w:cs="新細明體"/>
          <w:b/>
          <w:bCs/>
          <w:kern w:val="0"/>
          <w:sz w:val="36"/>
          <w:szCs w:val="36"/>
        </w:rPr>
        <w:t>強力推薦安裝</w:t>
      </w:r>
      <w:r w:rsidRPr="00A23E6C">
        <w:rPr>
          <w:rFonts w:ascii="新細明體" w:eastAsia="新細明體" w:hAnsi="新細明體" w:cs="新細明體"/>
          <w:kern w:val="0"/>
          <w:szCs w:val="24"/>
        </w:rPr>
        <w:t>這個樹莓派官方攝像機  APP，可直接拍照或是錄影存到手機上，</w:t>
      </w:r>
      <w:r w:rsidRPr="00A23E6C">
        <w:rPr>
          <w:rFonts w:ascii="新細明體" w:eastAsia="新細明體" w:hAnsi="新細明體" w:cs="新細明體"/>
          <w:color w:val="CC0000"/>
          <w:kern w:val="0"/>
          <w:szCs w:val="24"/>
        </w:rPr>
        <w:t>重點是：不需要在樹莓派主機安裝任何程式就可使用手機操作，讚吧！！</w:t>
      </w:r>
    </w:p>
    <w:p w:rsidR="00A23E6C" w:rsidRPr="00A23E6C" w:rsidRDefault="00A23E6C" w:rsidP="00A23E6C">
      <w:pPr>
        <w:widowControl/>
        <w:numPr>
          <w:ilvl w:val="1"/>
          <w:numId w:val="24"/>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使用 MX Player</w:t>
      </w:r>
    </w:p>
    <w:p w:rsidR="00A23E6C" w:rsidRPr="00A23E6C" w:rsidRDefault="00A23E6C" w:rsidP="00A23E6C">
      <w:pPr>
        <w:widowControl/>
        <w:spacing w:beforeAutospacing="1" w:afterAutospacing="1"/>
        <w:ind w:left="1440"/>
        <w:rPr>
          <w:rFonts w:ascii="新細明體" w:eastAsia="新細明體" w:hAnsi="新細明體" w:cs="新細明體"/>
          <w:kern w:val="0"/>
          <w:szCs w:val="24"/>
        </w:rPr>
      </w:pPr>
      <w:r w:rsidRPr="00A23E6C">
        <w:rPr>
          <w:rFonts w:ascii="新細明體" w:eastAsia="新細明體" w:hAnsi="新細明體" w:cs="新細明體"/>
          <w:kern w:val="0"/>
          <w:szCs w:val="24"/>
        </w:rPr>
        <w:t>MX Player 是個撥放影片的 Android APP，但是它可以用來撥放串流檔案，也就是要用它來接收由樹莓派傳送出來的攝像機串流影片。</w:t>
      </w:r>
    </w:p>
    <w:p w:rsidR="00A23E6C" w:rsidRPr="00A23E6C" w:rsidRDefault="00A23E6C" w:rsidP="00A23E6C">
      <w:pPr>
        <w:widowControl/>
        <w:ind w:left="720"/>
        <w:rPr>
          <w:rFonts w:ascii="新細明體" w:eastAsia="新細明體" w:hAnsi="新細明體" w:cs="新細明體"/>
          <w:kern w:val="0"/>
          <w:szCs w:val="24"/>
        </w:rPr>
      </w:pPr>
    </w:p>
    <w:p w:rsidR="00A23E6C" w:rsidRPr="00A23E6C" w:rsidRDefault="00A23E6C" w:rsidP="00A23E6C">
      <w:pPr>
        <w:widowControl/>
        <w:numPr>
          <w:ilvl w:val="0"/>
          <w:numId w:val="24"/>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Windows(8) 作業系統</w:t>
      </w:r>
    </w:p>
    <w:p w:rsidR="00A23E6C" w:rsidRPr="00A23E6C" w:rsidRDefault="00A23E6C" w:rsidP="00A23E6C">
      <w:pPr>
        <w:widowControl/>
        <w:ind w:left="720"/>
        <w:rPr>
          <w:rFonts w:ascii="新細明體" w:eastAsia="新細明體" w:hAnsi="新細明體" w:cs="新細明體"/>
          <w:kern w:val="0"/>
          <w:szCs w:val="24"/>
        </w:rPr>
      </w:pPr>
      <w:r w:rsidRPr="00A23E6C">
        <w:rPr>
          <w:rFonts w:ascii="新細明體" w:eastAsia="新細明體" w:hAnsi="新細明體" w:cs="新細明體"/>
          <w:kern w:val="0"/>
          <w:szCs w:val="24"/>
        </w:rPr>
        <w:t>Windows作業系統 ( 我使用 Win8 ) 是作為串流影片的接收端，但是不只一個地方可以做串流影片的接收，在這部分我會展示一次使用兩個軟體來做。 </w:t>
      </w:r>
    </w:p>
    <w:p w:rsidR="00A23E6C" w:rsidRPr="00A23E6C" w:rsidRDefault="00A23E6C" w:rsidP="00A23E6C">
      <w:pPr>
        <w:widowControl/>
        <w:spacing w:after="240"/>
        <w:rPr>
          <w:rFonts w:ascii="新細明體" w:eastAsia="新細明體" w:hAnsi="新細明體" w:cs="新細明體"/>
          <w:kern w:val="0"/>
          <w:szCs w:val="24"/>
        </w:rPr>
      </w:pPr>
      <w:r w:rsidRPr="00A23E6C">
        <w:rPr>
          <w:rFonts w:ascii="新細明體" w:eastAsia="新細明體" w:hAnsi="新細明體" w:cs="新細明體"/>
          <w:kern w:val="0"/>
          <w:szCs w:val="24"/>
        </w:rPr>
        <w:br/>
      </w:r>
      <w:r w:rsidRPr="00A23E6C">
        <w:rPr>
          <w:rFonts w:ascii="新細明體" w:eastAsia="新細明體" w:hAnsi="新細明體" w:cs="新細明體"/>
          <w:color w:val="E06666"/>
          <w:kern w:val="0"/>
          <w:szCs w:val="24"/>
        </w:rPr>
        <w:t xml:space="preserve">新版的 wheezy-raspbian 裡已經預先安裝了官方攝像機的相關驅動與軟體，所以如果你(妳)使用的作業系統是舊的，先檢查一下 </w:t>
      </w:r>
      <w:r w:rsidRPr="00A23E6C">
        <w:rPr>
          <w:rFonts w:ascii="新細明體" w:eastAsia="新細明體" w:hAnsi="新細明體" w:cs="新細明體"/>
          <w:b/>
          <w:bCs/>
          <w:color w:val="E06666"/>
          <w:kern w:val="0"/>
          <w:szCs w:val="24"/>
        </w:rPr>
        <w:t>/opt/vc/bin</w:t>
      </w:r>
      <w:r w:rsidRPr="00A23E6C">
        <w:rPr>
          <w:rFonts w:ascii="新細明體" w:eastAsia="新細明體" w:hAnsi="新細明體" w:cs="新細明體"/>
          <w:color w:val="E06666"/>
          <w:kern w:val="0"/>
          <w:szCs w:val="24"/>
        </w:rPr>
        <w:t xml:space="preserve"> 下有無 </w:t>
      </w:r>
      <w:r w:rsidRPr="00A23E6C">
        <w:rPr>
          <w:rFonts w:ascii="新細明體" w:eastAsia="新細明體" w:hAnsi="新細明體" w:cs="新細明體"/>
          <w:b/>
          <w:bCs/>
          <w:i/>
          <w:iCs/>
          <w:color w:val="E06666"/>
          <w:kern w:val="0"/>
          <w:szCs w:val="24"/>
        </w:rPr>
        <w:t xml:space="preserve">raspivid </w:t>
      </w:r>
      <w:r w:rsidRPr="00A23E6C">
        <w:rPr>
          <w:rFonts w:ascii="新細明體" w:eastAsia="新細明體" w:hAnsi="新細明體" w:cs="新細明體"/>
          <w:color w:val="E06666"/>
          <w:kern w:val="0"/>
          <w:szCs w:val="24"/>
        </w:rPr>
        <w:t xml:space="preserve">和 </w:t>
      </w:r>
      <w:r w:rsidRPr="00A23E6C">
        <w:rPr>
          <w:rFonts w:ascii="新細明體" w:eastAsia="新細明體" w:hAnsi="新細明體" w:cs="新細明體"/>
          <w:b/>
          <w:bCs/>
          <w:i/>
          <w:iCs/>
          <w:color w:val="E06666"/>
          <w:kern w:val="0"/>
          <w:szCs w:val="24"/>
        </w:rPr>
        <w:t xml:space="preserve">raspistill </w:t>
      </w:r>
      <w:r w:rsidRPr="00A23E6C">
        <w:rPr>
          <w:rFonts w:ascii="新細明體" w:eastAsia="新細明體" w:hAnsi="新細明體" w:cs="新細明體"/>
          <w:color w:val="E06666"/>
          <w:kern w:val="0"/>
          <w:szCs w:val="24"/>
        </w:rPr>
        <w:t>兩個執行檔，確認是否之前已經對系統做過更新與升級到支援官方攝像機；沒有的話就參照上方所提供的檔案一步一步操作吧。</w:t>
      </w:r>
      <w:r w:rsidRPr="00A23E6C">
        <w:rPr>
          <w:rFonts w:ascii="新細明體" w:eastAsia="新細明體" w:hAnsi="新細明體" w:cs="新細明體"/>
          <w:color w:val="CC0000"/>
          <w:kern w:val="0"/>
          <w:szCs w:val="24"/>
        </w:rPr>
        <w:t>沒完成之前不要往下看！</w:t>
      </w:r>
    </w:p>
    <w:p w:rsidR="00A23E6C" w:rsidRPr="00A23E6C" w:rsidRDefault="004B7977" w:rsidP="00A23E6C">
      <w:pPr>
        <w:widowControl/>
        <w:rPr>
          <w:rFonts w:ascii="新細明體" w:eastAsia="新細明體" w:hAnsi="新細明體" w:cs="新細明體"/>
          <w:kern w:val="0"/>
          <w:szCs w:val="24"/>
        </w:rPr>
      </w:pPr>
      <w:r>
        <w:rPr>
          <w:rFonts w:ascii="新細明體" w:eastAsia="新細明體" w:hAnsi="新細明體" w:cs="新細明體"/>
          <w:kern w:val="0"/>
          <w:szCs w:val="24"/>
        </w:rPr>
        <w:pict>
          <v:rect id="_x0000_i1025" style="width:0;height:1.5pt" o:hralign="center" o:hrstd="t" o:hr="t" fillcolor="#a0a0a0" stroked="f"/>
        </w:pict>
      </w:r>
    </w:p>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b/>
          <w:bCs/>
          <w:kern w:val="0"/>
          <w:szCs w:val="24"/>
        </w:rPr>
        <w:t xml:space="preserve">** </w:t>
      </w:r>
      <w:r w:rsidRPr="00A23E6C">
        <w:rPr>
          <w:rFonts w:ascii="新細明體" w:eastAsia="新細明體" w:hAnsi="新細明體" w:cs="新細明體"/>
          <w:b/>
          <w:bCs/>
          <w:kern w:val="0"/>
          <w:sz w:val="36"/>
          <w:szCs w:val="36"/>
        </w:rPr>
        <w:t>測試環境說明</w:t>
      </w:r>
      <w:r w:rsidRPr="00A23E6C">
        <w:rPr>
          <w:rFonts w:ascii="新細明體" w:eastAsia="新細明體" w:hAnsi="新細明體" w:cs="新細明體"/>
          <w:b/>
          <w:bCs/>
          <w:kern w:val="0"/>
          <w:szCs w:val="24"/>
        </w:rPr>
        <w:t> **</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在進行之前，說明一下樹莓派的周邊與系統簡單設定。在網頁中所出現的資料，都是在這條件上完成的，若是你(妳)的設置不一樣有可能會造成不一樣的結果。</w:t>
      </w:r>
    </w:p>
    <w:p w:rsidR="00A23E6C" w:rsidRPr="00A23E6C" w:rsidRDefault="00A23E6C" w:rsidP="00A23E6C">
      <w:pPr>
        <w:widowControl/>
        <w:numPr>
          <w:ilvl w:val="0"/>
          <w:numId w:val="25"/>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樹莓派作業系統：</w:t>
      </w:r>
      <w:r w:rsidRPr="00A23E6C">
        <w:rPr>
          <w:rFonts w:ascii="新細明體" w:eastAsia="新細明體" w:hAnsi="新細明體" w:cs="新細明體"/>
          <w:b/>
          <w:bCs/>
          <w:kern w:val="0"/>
          <w:szCs w:val="24"/>
        </w:rPr>
        <w:t>2014-01-07-Wheezy-Rraspbian</w:t>
      </w:r>
      <w:r w:rsidRPr="00A23E6C">
        <w:rPr>
          <w:rFonts w:ascii="新細明體" w:eastAsia="新細明體" w:hAnsi="新細明體" w:cs="新細明體"/>
          <w:kern w:val="0"/>
          <w:szCs w:val="24"/>
        </w:rPr>
        <w:t xml:space="preserve"> ( 全新安裝 )</w:t>
      </w:r>
      <w:r w:rsidRPr="00A23E6C">
        <w:rPr>
          <w:rFonts w:ascii="新細明體" w:eastAsia="新細明體" w:hAnsi="新細明體" w:cs="新細明體"/>
          <w:kern w:val="0"/>
          <w:szCs w:val="24"/>
        </w:rPr>
        <w:br/>
        <w:t>無超頻與變更記憶體分割，延伸磁區、開啟 SSH、設置時區與鍵盤系統，相關基本作業系統環境設置可參考 "</w:t>
      </w:r>
      <w:hyperlink r:id="rId79" w:tgtFrame="_blank" w:history="1">
        <w:r w:rsidRPr="00A23E6C">
          <w:rPr>
            <w:rFonts w:ascii="新細明體" w:eastAsia="新細明體" w:hAnsi="新細明體" w:cs="新細明體"/>
            <w:color w:val="0000FF"/>
            <w:kern w:val="0"/>
            <w:szCs w:val="24"/>
            <w:u w:val="single"/>
          </w:rPr>
          <w:t>[PiFace Digital 首部曲] 樹莓派作業系統 (2013-02-09-wheezy-raspbian) 之環境設定</w:t>
        </w:r>
      </w:hyperlink>
      <w:r w:rsidRPr="00A23E6C">
        <w:rPr>
          <w:rFonts w:ascii="新細明體" w:eastAsia="新細明體" w:hAnsi="新細明體" w:cs="新細明體"/>
          <w:kern w:val="0"/>
          <w:szCs w:val="24"/>
        </w:rPr>
        <w:t>"</w:t>
      </w:r>
    </w:p>
    <w:p w:rsidR="00A23E6C" w:rsidRPr="00A23E6C" w:rsidRDefault="00A23E6C" w:rsidP="00A23E6C">
      <w:pPr>
        <w:widowControl/>
        <w:ind w:left="720"/>
        <w:rPr>
          <w:rFonts w:ascii="新細明體" w:eastAsia="新細明體" w:hAnsi="新細明體" w:cs="新細明體"/>
          <w:kern w:val="0"/>
          <w:szCs w:val="24"/>
        </w:rPr>
      </w:pPr>
    </w:p>
    <w:p w:rsidR="00A23E6C" w:rsidRPr="00A23E6C" w:rsidRDefault="00A23E6C" w:rsidP="00A23E6C">
      <w:pPr>
        <w:widowControl/>
        <w:numPr>
          <w:ilvl w:val="0"/>
          <w:numId w:val="25"/>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攝像機：Raspberry Pi Camera Module ( 樹莓派攝像機 )</w:t>
      </w:r>
    </w:p>
    <w:p w:rsidR="00A23E6C" w:rsidRPr="00A23E6C" w:rsidRDefault="00A23E6C" w:rsidP="00A23E6C">
      <w:pPr>
        <w:widowControl/>
        <w:ind w:left="720"/>
        <w:rPr>
          <w:rFonts w:ascii="新細明體" w:eastAsia="新細明體" w:hAnsi="新細明體" w:cs="新細明體"/>
          <w:kern w:val="0"/>
          <w:szCs w:val="24"/>
        </w:rPr>
      </w:pPr>
    </w:p>
    <w:p w:rsidR="00A23E6C" w:rsidRPr="00A23E6C" w:rsidRDefault="00A23E6C" w:rsidP="00A23E6C">
      <w:pPr>
        <w:widowControl/>
        <w:numPr>
          <w:ilvl w:val="0"/>
          <w:numId w:val="25"/>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記憶卡：8G MicroSD ( + 轉卡 ), Class 4 ( 賣場套件使用的卡 )</w:t>
      </w:r>
    </w:p>
    <w:p w:rsidR="00A23E6C" w:rsidRPr="00A23E6C" w:rsidRDefault="00A23E6C" w:rsidP="00A23E6C">
      <w:pPr>
        <w:widowControl/>
        <w:ind w:left="720"/>
        <w:rPr>
          <w:rFonts w:ascii="新細明體" w:eastAsia="新細明體" w:hAnsi="新細明體" w:cs="新細明體"/>
          <w:kern w:val="0"/>
          <w:szCs w:val="24"/>
        </w:rPr>
      </w:pPr>
    </w:p>
    <w:p w:rsidR="00A23E6C" w:rsidRPr="00A23E6C" w:rsidRDefault="00A23E6C" w:rsidP="00A23E6C">
      <w:pPr>
        <w:widowControl/>
        <w:numPr>
          <w:ilvl w:val="0"/>
          <w:numId w:val="25"/>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鍵盤滑鼠：</w:t>
      </w:r>
      <w:hyperlink r:id="rId80" w:tgtFrame="_blank" w:history="1">
        <w:r w:rsidRPr="00A23E6C">
          <w:rPr>
            <w:rFonts w:ascii="新細明體" w:eastAsia="新細明體" w:hAnsi="新細明體" w:cs="新細明體"/>
            <w:color w:val="0000FF"/>
            <w:kern w:val="0"/>
            <w:szCs w:val="24"/>
            <w:u w:val="single"/>
          </w:rPr>
          <w:t>ione SCORPIUS P6</w:t>
        </w:r>
      </w:hyperlink>
      <w:r w:rsidRPr="00A23E6C">
        <w:rPr>
          <w:rFonts w:ascii="新細明體" w:eastAsia="新細明體" w:hAnsi="新細明體" w:cs="新細明體"/>
          <w:kern w:val="0"/>
          <w:szCs w:val="24"/>
        </w:rPr>
        <w:t> ( USB 介面, 鍵盤滑鼠一體整合 )</w:t>
      </w:r>
    </w:p>
    <w:p w:rsidR="00A23E6C" w:rsidRPr="00A23E6C" w:rsidRDefault="00A23E6C" w:rsidP="00A23E6C">
      <w:pPr>
        <w:widowControl/>
        <w:ind w:left="720"/>
        <w:rPr>
          <w:rFonts w:ascii="新細明體" w:eastAsia="新細明體" w:hAnsi="新細明體" w:cs="新細明體"/>
          <w:kern w:val="0"/>
          <w:szCs w:val="24"/>
        </w:rPr>
      </w:pPr>
    </w:p>
    <w:p w:rsidR="00A23E6C" w:rsidRPr="00A23E6C" w:rsidRDefault="00A23E6C" w:rsidP="00A23E6C">
      <w:pPr>
        <w:widowControl/>
        <w:numPr>
          <w:ilvl w:val="0"/>
          <w:numId w:val="25"/>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螢幕：ViewSonic VA2037m-LED</w:t>
      </w:r>
      <w:r w:rsidRPr="00A23E6C">
        <w:rPr>
          <w:rFonts w:ascii="新細明體" w:eastAsia="新細明體" w:hAnsi="新細明體" w:cs="新細明體"/>
          <w:kern w:val="0"/>
          <w:szCs w:val="24"/>
        </w:rPr>
        <w:br/>
        <w:t>樹莓派使用 HDMI 轉 VGA 轉接頭轉接到螢幕</w:t>
      </w:r>
    </w:p>
    <w:p w:rsidR="00A23E6C" w:rsidRPr="00A23E6C" w:rsidRDefault="00A23E6C" w:rsidP="00A23E6C">
      <w:pPr>
        <w:widowControl/>
        <w:ind w:left="720"/>
        <w:rPr>
          <w:rFonts w:ascii="新細明體" w:eastAsia="新細明體" w:hAnsi="新細明體" w:cs="新細明體"/>
          <w:kern w:val="0"/>
          <w:szCs w:val="24"/>
        </w:rPr>
      </w:pPr>
    </w:p>
    <w:p w:rsidR="00A23E6C" w:rsidRPr="00A23E6C" w:rsidRDefault="00A23E6C" w:rsidP="00A23E6C">
      <w:pPr>
        <w:widowControl/>
        <w:numPr>
          <w:ilvl w:val="0"/>
          <w:numId w:val="25"/>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電源：</w:t>
      </w:r>
      <w:hyperlink r:id="rId81" w:tgtFrame="_blank" w:history="1">
        <w:r w:rsidRPr="00A23E6C">
          <w:rPr>
            <w:rFonts w:ascii="新細明體" w:eastAsia="新細明體" w:hAnsi="新細明體" w:cs="新細明體"/>
            <w:color w:val="0000FF"/>
            <w:kern w:val="0"/>
            <w:szCs w:val="24"/>
            <w:u w:val="single"/>
          </w:rPr>
          <w:t>樹莓派電源組合</w:t>
        </w:r>
      </w:hyperlink>
      <w:r w:rsidRPr="00A23E6C">
        <w:rPr>
          <w:rFonts w:ascii="新細明體" w:eastAsia="新細明體" w:hAnsi="新細明體" w:cs="新細明體"/>
          <w:kern w:val="0"/>
          <w:szCs w:val="24"/>
        </w:rPr>
        <w:t> ( USB (5V, 1000 mA) + MicroUSB 轉接線 )</w:t>
      </w:r>
    </w:p>
    <w:p w:rsidR="00A23E6C" w:rsidRPr="00A23E6C" w:rsidRDefault="00A23E6C" w:rsidP="00A23E6C">
      <w:pPr>
        <w:widowControl/>
        <w:spacing w:after="240"/>
        <w:ind w:left="720"/>
        <w:rPr>
          <w:rFonts w:ascii="新細明體" w:eastAsia="新細明體" w:hAnsi="新細明體" w:cs="新細明體"/>
          <w:kern w:val="0"/>
          <w:szCs w:val="24"/>
        </w:rPr>
      </w:pPr>
      <w:r w:rsidRPr="00A23E6C">
        <w:rPr>
          <w:rFonts w:ascii="新細明體" w:eastAsia="新細明體" w:hAnsi="新細明體" w:cs="新細明體"/>
          <w:kern w:val="0"/>
          <w:szCs w:val="24"/>
        </w:rPr>
        <w:t>電流輸出至少 1000mA，並依照外接設備增加電流輸出量。</w:t>
      </w:r>
    </w:p>
    <w:p w:rsidR="00A23E6C" w:rsidRPr="00A23E6C" w:rsidRDefault="00A23E6C" w:rsidP="00A23E6C">
      <w:pPr>
        <w:widowControl/>
        <w:numPr>
          <w:ilvl w:val="0"/>
          <w:numId w:val="25"/>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xml:space="preserve">網路： </w:t>
      </w:r>
    </w:p>
    <w:p w:rsidR="00A23E6C" w:rsidRPr="00A23E6C" w:rsidRDefault="00A23E6C" w:rsidP="00A23E6C">
      <w:pPr>
        <w:widowControl/>
        <w:numPr>
          <w:ilvl w:val="1"/>
          <w:numId w:val="25"/>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路由器：</w:t>
      </w:r>
      <w:hyperlink r:id="rId82" w:anchor="content" w:tgtFrame="_blank" w:history="1">
        <w:r w:rsidRPr="00A23E6C">
          <w:rPr>
            <w:rFonts w:ascii="新細明體" w:eastAsia="新細明體" w:hAnsi="新細明體" w:cs="新細明體"/>
            <w:color w:val="0000FF"/>
            <w:kern w:val="0"/>
            <w:szCs w:val="24"/>
            <w:u w:val="single"/>
          </w:rPr>
          <w:t>Baffalo WHR-G300N-V2</w:t>
        </w:r>
      </w:hyperlink>
      <w:r w:rsidRPr="00A23E6C">
        <w:rPr>
          <w:rFonts w:ascii="新細明體" w:eastAsia="新細明體" w:hAnsi="新細明體" w:cs="新細明體"/>
          <w:kern w:val="0"/>
          <w:szCs w:val="24"/>
        </w:rPr>
        <w:br/>
        <w:t>無線網路運作在 300Mbps 模式</w:t>
      </w:r>
      <w:r w:rsidRPr="00A23E6C">
        <w:rPr>
          <w:rFonts w:ascii="新細明體" w:eastAsia="新細明體" w:hAnsi="新細明體" w:cs="新細明體"/>
          <w:kern w:val="0"/>
          <w:szCs w:val="24"/>
        </w:rPr>
        <w:br/>
        <w:t>有線網路 100Mbps 模式</w:t>
      </w:r>
    </w:p>
    <w:p w:rsidR="00A23E6C" w:rsidRPr="00A23E6C" w:rsidRDefault="00A23E6C" w:rsidP="00A23E6C">
      <w:pPr>
        <w:widowControl/>
        <w:spacing w:beforeAutospacing="1" w:afterAutospacing="1"/>
        <w:ind w:left="1440"/>
        <w:rPr>
          <w:rFonts w:ascii="新細明體" w:eastAsia="新細明體" w:hAnsi="新細明體" w:cs="新細明體"/>
          <w:kern w:val="0"/>
          <w:szCs w:val="24"/>
        </w:rPr>
      </w:pPr>
    </w:p>
    <w:p w:rsidR="00A23E6C" w:rsidRPr="00A23E6C" w:rsidRDefault="00A23E6C" w:rsidP="00A23E6C">
      <w:pPr>
        <w:widowControl/>
        <w:numPr>
          <w:ilvl w:val="1"/>
          <w:numId w:val="25"/>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筆電無線網路卡：</w:t>
      </w:r>
      <w:hyperlink r:id="rId83" w:tgtFrame="_blank" w:history="1">
        <w:r w:rsidRPr="00A23E6C">
          <w:rPr>
            <w:rFonts w:ascii="新細明體" w:eastAsia="新細明體" w:hAnsi="新細明體" w:cs="新細明體"/>
            <w:color w:val="0000FF"/>
            <w:kern w:val="0"/>
            <w:szCs w:val="24"/>
            <w:u w:val="single"/>
          </w:rPr>
          <w:t>Intel® Centrino® Wireless-N 2230</w:t>
        </w:r>
      </w:hyperlink>
    </w:p>
    <w:p w:rsidR="00A23E6C" w:rsidRPr="00A23E6C" w:rsidRDefault="00A23E6C" w:rsidP="00A23E6C">
      <w:pPr>
        <w:widowControl/>
        <w:spacing w:beforeAutospacing="1" w:after="240"/>
        <w:ind w:left="1440"/>
        <w:rPr>
          <w:rFonts w:ascii="新細明體" w:eastAsia="新細明體" w:hAnsi="新細明體" w:cs="新細明體"/>
          <w:kern w:val="0"/>
          <w:szCs w:val="24"/>
        </w:rPr>
      </w:pPr>
      <w:r w:rsidRPr="00A23E6C">
        <w:rPr>
          <w:rFonts w:ascii="新細明體" w:eastAsia="新細明體" w:hAnsi="新細明體" w:cs="新細明體"/>
          <w:kern w:val="0"/>
          <w:szCs w:val="24"/>
        </w:rPr>
        <w:t>最大速度 300Mbps</w:t>
      </w:r>
    </w:p>
    <w:p w:rsidR="00A23E6C" w:rsidRPr="00A23E6C" w:rsidRDefault="00A23E6C" w:rsidP="00A23E6C">
      <w:pPr>
        <w:widowControl/>
        <w:numPr>
          <w:ilvl w:val="1"/>
          <w:numId w:val="25"/>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樹莓派使用有線網路連接到路由器</w:t>
      </w:r>
    </w:p>
    <w:p w:rsidR="00A23E6C" w:rsidRPr="00A23E6C" w:rsidRDefault="00A23E6C" w:rsidP="00A23E6C">
      <w:pPr>
        <w:widowControl/>
        <w:ind w:left="720"/>
        <w:rPr>
          <w:rFonts w:ascii="新細明體" w:eastAsia="新細明體" w:hAnsi="新細明體" w:cs="新細明體"/>
          <w:kern w:val="0"/>
          <w:szCs w:val="24"/>
        </w:rPr>
      </w:pPr>
    </w:p>
    <w:p w:rsidR="00A23E6C" w:rsidRPr="00A23E6C" w:rsidRDefault="00A23E6C" w:rsidP="00A23E6C">
      <w:pPr>
        <w:widowControl/>
        <w:numPr>
          <w:ilvl w:val="0"/>
          <w:numId w:val="25"/>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 xml:space="preserve">其他 </w:t>
      </w:r>
    </w:p>
    <w:p w:rsidR="00A23E6C" w:rsidRPr="00A23E6C" w:rsidRDefault="00A23E6C" w:rsidP="00A23E6C">
      <w:pPr>
        <w:widowControl/>
        <w:numPr>
          <w:ilvl w:val="1"/>
          <w:numId w:val="25"/>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PC 作業系統： Windows 8</w:t>
      </w:r>
    </w:p>
    <w:p w:rsidR="00A23E6C" w:rsidRPr="00A23E6C" w:rsidRDefault="00A23E6C" w:rsidP="00A23E6C">
      <w:pPr>
        <w:widowControl/>
        <w:spacing w:beforeAutospacing="1" w:afterAutospacing="1"/>
        <w:ind w:left="1440"/>
        <w:rPr>
          <w:rFonts w:ascii="新細明體" w:eastAsia="新細明體" w:hAnsi="新細明體" w:cs="新細明體"/>
          <w:kern w:val="0"/>
          <w:szCs w:val="24"/>
        </w:rPr>
      </w:pPr>
    </w:p>
    <w:p w:rsidR="00A23E6C" w:rsidRPr="00A23E6C" w:rsidRDefault="00A23E6C" w:rsidP="00A23E6C">
      <w:pPr>
        <w:widowControl/>
        <w:numPr>
          <w:ilvl w:val="1"/>
          <w:numId w:val="25"/>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kern w:val="0"/>
          <w:szCs w:val="24"/>
        </w:rPr>
        <w:t>手機：Android, Sony Xperia P, LT22i</w:t>
      </w:r>
    </w:p>
    <w:p w:rsidR="00A23E6C" w:rsidRPr="00A23E6C" w:rsidRDefault="004B7977" w:rsidP="00A23E6C">
      <w:pPr>
        <w:widowControl/>
        <w:rPr>
          <w:rFonts w:ascii="新細明體" w:eastAsia="新細明體" w:hAnsi="新細明體" w:cs="新細明體"/>
          <w:kern w:val="0"/>
          <w:szCs w:val="24"/>
        </w:rPr>
      </w:pPr>
      <w:r>
        <w:rPr>
          <w:rFonts w:ascii="新細明體" w:eastAsia="新細明體" w:hAnsi="新細明體" w:cs="新細明體"/>
          <w:kern w:val="0"/>
          <w:szCs w:val="24"/>
        </w:rPr>
        <w:pict>
          <v:rect id="_x0000_i1026" style="width:0;height:1.5pt" o:hralign="center" o:hrstd="t" o:hr="t" fillcolor="#a0a0a0" stroked="f"/>
        </w:pict>
      </w:r>
    </w:p>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lastRenderedPageBreak/>
        <w:br/>
      </w:r>
      <w:r w:rsidRPr="00A23E6C">
        <w:rPr>
          <w:rFonts w:ascii="新細明體" w:eastAsia="新細明體" w:hAnsi="新細明體" w:cs="新細明體"/>
          <w:kern w:val="0"/>
          <w:szCs w:val="24"/>
        </w:rPr>
        <w:br/>
      </w:r>
      <w:r w:rsidRPr="00A23E6C">
        <w:rPr>
          <w:rFonts w:ascii="新細明體" w:eastAsia="新細明體" w:hAnsi="新細明體" w:cs="新細明體"/>
          <w:b/>
          <w:bCs/>
          <w:kern w:val="0"/>
          <w:sz w:val="36"/>
          <w:szCs w:val="36"/>
          <w:u w:val="single"/>
        </w:rPr>
        <w:t>軟體安裝：</w:t>
      </w:r>
      <w:r w:rsidRPr="00A23E6C">
        <w:rPr>
          <w:rFonts w:ascii="新細明體" w:eastAsia="新細明體" w:hAnsi="新細明體" w:cs="新細明體"/>
          <w:kern w:val="0"/>
          <w:szCs w:val="24"/>
        </w:rPr>
        <w:br/>
        <w:t>在這篇網頁中，需要用到幾個軟體，包括樹莓派、Android 手機或平板和 Windows 作業系統都各有軟體需要下載或安裝，裝不裝可以在看過全文之後再決定也可以。</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b/>
          <w:bCs/>
          <w:kern w:val="0"/>
          <w:szCs w:val="24"/>
        </w:rPr>
        <w:t>**樹莓派官方攝像機啟用與 Pi Vision 安裝：</w:t>
      </w:r>
      <w:r w:rsidRPr="00A23E6C">
        <w:rPr>
          <w:rFonts w:ascii="新細明體" w:eastAsia="新細明體" w:hAnsi="新細明體" w:cs="新細明體"/>
          <w:kern w:val="0"/>
          <w:szCs w:val="24"/>
        </w:rPr>
        <w:t xml:space="preserve"> </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i/>
          <w:iCs/>
          <w:color w:val="CC0000"/>
          <w:kern w:val="0"/>
          <w:szCs w:val="24"/>
        </w:rPr>
        <w:t>樹莓派的官方攝像機在使用時有預覽的功能 ( Preview )，但一定要接機子上面的視訊輸出才會正常動作，不然是看不到預覽的影像的 (使用 VNC 連過去也是看不到的)。所以在繼續之前</w:t>
      </w:r>
      <w:r w:rsidRPr="00A23E6C">
        <w:rPr>
          <w:rFonts w:ascii="新細明體" w:eastAsia="新細明體" w:hAnsi="新細明體" w:cs="新細明體"/>
          <w:b/>
          <w:bCs/>
          <w:i/>
          <w:iCs/>
          <w:color w:val="CC0000"/>
          <w:kern w:val="0"/>
          <w:sz w:val="36"/>
          <w:szCs w:val="36"/>
        </w:rPr>
        <w:t>請</w:t>
      </w:r>
      <w:r w:rsidRPr="00A23E6C">
        <w:rPr>
          <w:rFonts w:ascii="新細明體" w:eastAsia="新細明體" w:hAnsi="新細明體" w:cs="新細明體"/>
          <w:i/>
          <w:iCs/>
          <w:color w:val="CC0000"/>
          <w:kern w:val="0"/>
          <w:szCs w:val="24"/>
        </w:rPr>
        <w:t>接上 HDMI線，或 HDMI 轉 VGA 轉接器，或接 AV Out 到螢幕上。</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 xml:space="preserve">作業系統：2014-01-07-Wheezy-Raspbian 全新安裝 ( 預設狀態，不修改任何 </w:t>
      </w:r>
      <w:r w:rsidRPr="00A23E6C">
        <w:rPr>
          <w:rFonts w:ascii="新細明體" w:eastAsia="新細明體" w:hAnsi="新細明體" w:cs="新細明體"/>
          <w:b/>
          <w:bCs/>
          <w:i/>
          <w:iCs/>
          <w:kern w:val="0"/>
          <w:szCs w:val="24"/>
        </w:rPr>
        <w:t>raspi-config</w:t>
      </w:r>
      <w:r w:rsidRPr="00A23E6C">
        <w:rPr>
          <w:rFonts w:ascii="新細明體" w:eastAsia="新細明體" w:hAnsi="新細明體" w:cs="新細明體"/>
          <w:kern w:val="0"/>
          <w:szCs w:val="24"/>
        </w:rPr>
        <w:t xml:space="preserve"> 下任何系統參數)，但必須 "</w:t>
      </w:r>
      <w:r w:rsidRPr="00A23E6C">
        <w:rPr>
          <w:rFonts w:ascii="新細明體" w:eastAsia="新細明體" w:hAnsi="新細明體" w:cs="新細明體"/>
          <w:b/>
          <w:bCs/>
          <w:kern w:val="0"/>
          <w:szCs w:val="24"/>
        </w:rPr>
        <w:t>Enable Camera</w:t>
      </w:r>
      <w:r w:rsidRPr="00A23E6C">
        <w:rPr>
          <w:rFonts w:ascii="新細明體" w:eastAsia="新細明體" w:hAnsi="新細明體" w:cs="新細明體"/>
          <w:kern w:val="0"/>
          <w:szCs w:val="24"/>
        </w:rPr>
        <w:t>" 和啟用 "</w:t>
      </w:r>
      <w:r w:rsidRPr="00A23E6C">
        <w:rPr>
          <w:rFonts w:ascii="新細明體" w:eastAsia="新細明體" w:hAnsi="新細明體" w:cs="新細明體"/>
          <w:b/>
          <w:bCs/>
          <w:kern w:val="0"/>
          <w:szCs w:val="24"/>
        </w:rPr>
        <w:t>8 Advanced Option / A4 SSH</w:t>
      </w:r>
      <w:r w:rsidRPr="00A23E6C">
        <w:rPr>
          <w:rFonts w:ascii="新細明體" w:eastAsia="新細明體" w:hAnsi="新細明體" w:cs="新細明體"/>
          <w:kern w:val="0"/>
          <w:szCs w:val="24"/>
        </w:rPr>
        <w:t>" 這兩個選項，其餘的預設就好 ( 或自己再去設定，不過建議完成所有測試之後再做，避免其他因素影響測試結果 )。</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i/>
          <w:iCs/>
          <w:color w:val="E06666"/>
          <w:kern w:val="0"/>
          <w:szCs w:val="24"/>
        </w:rPr>
        <w:t>ps. "</w:t>
      </w:r>
      <w:r w:rsidRPr="00A23E6C">
        <w:rPr>
          <w:rFonts w:ascii="新細明體" w:eastAsia="新細明體" w:hAnsi="新細明體" w:cs="新細明體"/>
          <w:b/>
          <w:bCs/>
          <w:i/>
          <w:iCs/>
          <w:color w:val="E06666"/>
          <w:kern w:val="0"/>
          <w:szCs w:val="24"/>
        </w:rPr>
        <w:t>8 Advanced Option / A3 Memory Split</w:t>
      </w:r>
      <w:r w:rsidRPr="00A23E6C">
        <w:rPr>
          <w:rFonts w:ascii="新細明體" w:eastAsia="新細明體" w:hAnsi="新細明體" w:cs="新細明體"/>
          <w:i/>
          <w:iCs/>
          <w:color w:val="E06666"/>
          <w:kern w:val="0"/>
          <w:szCs w:val="24"/>
        </w:rPr>
        <w:t>" 已預設 GPU 分割為 128MB，除非你(妳)知道自己在做什麼，不然先不要改。</w:t>
      </w:r>
    </w:p>
    <w:tbl>
      <w:tblPr>
        <w:tblW w:w="0" w:type="auto"/>
        <w:jc w:val="center"/>
        <w:tblCellSpacing w:w="0" w:type="dxa"/>
        <w:tblCellMar>
          <w:left w:w="0" w:type="dxa"/>
          <w:right w:w="0" w:type="dxa"/>
        </w:tblCellMar>
        <w:tblLook w:val="04A0" w:firstRow="1" w:lastRow="0" w:firstColumn="1" w:lastColumn="0" w:noHBand="0" w:noVBand="1"/>
      </w:tblPr>
      <w:tblGrid>
        <w:gridCol w:w="9600"/>
      </w:tblGrid>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6096000" cy="2190750"/>
                  <wp:effectExtent l="0" t="0" r="0" b="0"/>
                  <wp:docPr id="43" name="圖片 43" descr="http://3.bp.blogspot.com/-R7MIBcnVTjU/UvxWALNofJI/AAAAAAAADfA/e5saUgNEsTQ/s1600/2014-01-07-raspi-config-enable-camera.jp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3.bp.blogspot.com/-R7MIBcnVTjU/UvxWALNofJI/AAAAAAAADfA/e5saUgNEsTQ/s1600/2014-01-07-raspi-config-enable-camera.jp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0" cy="2190750"/>
                          </a:xfrm>
                          <a:prstGeom prst="rect">
                            <a:avLst/>
                          </a:prstGeom>
                          <a:noFill/>
                          <a:ln>
                            <a:noFill/>
                          </a:ln>
                        </pic:spPr>
                      </pic:pic>
                    </a:graphicData>
                  </a:graphic>
                </wp:inline>
              </w:drawing>
            </w:r>
          </w:p>
        </w:tc>
      </w:tr>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sidRPr="00A23E6C">
              <w:rPr>
                <w:rFonts w:ascii="新細明體" w:eastAsia="新細明體" w:hAnsi="新細明體" w:cs="新細明體"/>
                <w:kern w:val="0"/>
                <w:szCs w:val="24"/>
              </w:rPr>
              <w:t>2014-01-07-wheezy-raspbian, raspi-config, "Enable Camera"</w:t>
            </w:r>
          </w:p>
        </w:tc>
      </w:tr>
    </w:tbl>
    <w:p w:rsidR="00A23E6C" w:rsidRPr="00A23E6C" w:rsidRDefault="00A23E6C" w:rsidP="00A23E6C">
      <w:pPr>
        <w:widowControl/>
        <w:rPr>
          <w:rFonts w:ascii="新細明體" w:eastAsia="新細明體" w:hAnsi="新細明體" w:cs="新細明體"/>
          <w:vanish/>
          <w:kern w:val="0"/>
          <w:szCs w:val="24"/>
        </w:rPr>
      </w:pPr>
    </w:p>
    <w:tbl>
      <w:tblPr>
        <w:tblW w:w="0" w:type="auto"/>
        <w:jc w:val="center"/>
        <w:tblCellSpacing w:w="0" w:type="dxa"/>
        <w:tblCellMar>
          <w:left w:w="0" w:type="dxa"/>
          <w:right w:w="0" w:type="dxa"/>
        </w:tblCellMar>
        <w:tblLook w:val="04A0" w:firstRow="1" w:lastRow="0" w:firstColumn="1" w:lastColumn="0" w:noHBand="0" w:noVBand="1"/>
      </w:tblPr>
      <w:tblGrid>
        <w:gridCol w:w="9600"/>
      </w:tblGrid>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6096000" cy="2159000"/>
                  <wp:effectExtent l="0" t="0" r="0" b="0"/>
                  <wp:docPr id="42" name="圖片 42" descr="http://3.bp.blogspot.com/-WEprb2hEYLY/UvxWfl3byoI/AAAAAAAADfI/PtiRbSYDiMA/s1600/2014-01-07-raspi-config-SSH.jp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3.bp.blogspot.com/-WEprb2hEYLY/UvxWfl3byoI/AAAAAAAADfI/PtiRbSYDiMA/s1600/2014-01-07-raspi-config-SSH.jp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96000" cy="2159000"/>
                          </a:xfrm>
                          <a:prstGeom prst="rect">
                            <a:avLst/>
                          </a:prstGeom>
                          <a:noFill/>
                          <a:ln>
                            <a:noFill/>
                          </a:ln>
                        </pic:spPr>
                      </pic:pic>
                    </a:graphicData>
                  </a:graphic>
                </wp:inline>
              </w:drawing>
            </w:r>
          </w:p>
        </w:tc>
      </w:tr>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sidRPr="00A23E6C">
              <w:rPr>
                <w:rFonts w:ascii="新細明體" w:eastAsia="新細明體" w:hAnsi="新細明體" w:cs="新細明體"/>
                <w:kern w:val="0"/>
                <w:szCs w:val="24"/>
              </w:rPr>
              <w:lastRenderedPageBreak/>
              <w:t>2014-01-07-wheezy-raspbian, raspi-config, 啟用 "A4 SSH"</w:t>
            </w:r>
          </w:p>
        </w:tc>
      </w:tr>
    </w:tbl>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br/>
        <w:t xml:space="preserve">在樹莓派的桌面上打開瀏覽器輸入 Pi Vision 網址，在網站中點擊 </w:t>
      </w:r>
      <w:r w:rsidRPr="00A23E6C">
        <w:rPr>
          <w:rFonts w:ascii="新細明體" w:eastAsia="新細明體" w:hAnsi="新細明體" w:cs="新細明體"/>
          <w:b/>
          <w:bCs/>
          <w:kern w:val="0"/>
          <w:szCs w:val="24"/>
        </w:rPr>
        <w:t>Downalod</w:t>
      </w:r>
      <w:r w:rsidRPr="00A23E6C">
        <w:rPr>
          <w:rFonts w:ascii="新細明體" w:eastAsia="新細明體" w:hAnsi="新細明體" w:cs="新細明體"/>
          <w:kern w:val="0"/>
          <w:szCs w:val="24"/>
        </w:rPr>
        <w:t xml:space="preserve">下載 Pi Vision 的壓縮檔 ( </w:t>
      </w:r>
      <w:r w:rsidRPr="00A23E6C">
        <w:rPr>
          <w:rFonts w:ascii="新細明體" w:eastAsia="新細明體" w:hAnsi="新細明體" w:cs="新細明體"/>
          <w:b/>
          <w:bCs/>
          <w:kern w:val="0"/>
          <w:szCs w:val="24"/>
        </w:rPr>
        <w:t>PiVision_RPi.tar.gz</w:t>
      </w:r>
      <w:r w:rsidRPr="00A23E6C">
        <w:rPr>
          <w:rFonts w:ascii="新細明體" w:eastAsia="新細明體" w:hAnsi="新細明體" w:cs="新細明體"/>
          <w:kern w:val="0"/>
          <w:szCs w:val="24"/>
        </w:rPr>
        <w:t xml:space="preserve"> ) 直接存到 </w:t>
      </w:r>
      <w:r w:rsidRPr="00A23E6C">
        <w:rPr>
          <w:rFonts w:ascii="新細明體" w:eastAsia="新細明體" w:hAnsi="新細明體" w:cs="新細明體"/>
          <w:b/>
          <w:bCs/>
          <w:i/>
          <w:iCs/>
          <w:kern w:val="0"/>
          <w:szCs w:val="24"/>
        </w:rPr>
        <w:t>/home/pi</w:t>
      </w:r>
      <w:r w:rsidRPr="00A23E6C">
        <w:rPr>
          <w:rFonts w:ascii="新細明體" w:eastAsia="新細明體" w:hAnsi="新細明體" w:cs="新細明體"/>
          <w:kern w:val="0"/>
          <w:szCs w:val="24"/>
        </w:rPr>
        <w:t xml:space="preserve"> 目錄下</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hyperlink r:id="rId88" w:tgtFrame="_blank" w:history="1">
        <w:r w:rsidRPr="00A23E6C">
          <w:rPr>
            <w:rFonts w:ascii="新細明體" w:eastAsia="新細明體" w:hAnsi="新細明體" w:cs="新細明體"/>
            <w:color w:val="0000FF"/>
            <w:kern w:val="0"/>
            <w:szCs w:val="24"/>
            <w:u w:val="single"/>
          </w:rPr>
          <w:t>Pi Vision</w:t>
        </w:r>
      </w:hyperlink>
      <w:r w:rsidRPr="00A23E6C">
        <w:rPr>
          <w:rFonts w:ascii="新細明體" w:eastAsia="新細明體" w:hAnsi="新細明體" w:cs="新細明體"/>
          <w:kern w:val="0"/>
          <w:szCs w:val="24"/>
        </w:rPr>
        <w:t xml:space="preserve"> 網站：</w:t>
      </w:r>
      <w:hyperlink r:id="rId89" w:history="1">
        <w:r w:rsidRPr="00A23E6C">
          <w:rPr>
            <w:rFonts w:ascii="新細明體" w:eastAsia="新細明體" w:hAnsi="新細明體" w:cs="新細明體"/>
            <w:color w:val="0000FF"/>
            <w:kern w:val="0"/>
            <w:szCs w:val="24"/>
            <w:u w:val="single"/>
          </w:rPr>
          <w:t>http://wp.me/P2IUMh-gc</w:t>
        </w:r>
      </w:hyperlink>
    </w:p>
    <w:tbl>
      <w:tblPr>
        <w:tblW w:w="0" w:type="auto"/>
        <w:jc w:val="center"/>
        <w:tblCellSpacing w:w="0" w:type="dxa"/>
        <w:tblCellMar>
          <w:left w:w="0" w:type="dxa"/>
          <w:right w:w="0" w:type="dxa"/>
        </w:tblCellMar>
        <w:tblLook w:val="04A0" w:firstRow="1" w:lastRow="0" w:firstColumn="1" w:lastColumn="0" w:noHBand="0" w:noVBand="1"/>
      </w:tblPr>
      <w:tblGrid>
        <w:gridCol w:w="6000"/>
      </w:tblGrid>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3810000" cy="3619500"/>
                  <wp:effectExtent l="0" t="0" r="0" b="0"/>
                  <wp:docPr id="41" name="圖片 41" descr="http://2.bp.blogspot.com/-IZuk8ojNAYM/UvxiJ9uIanI/AAAAAAAADfc/FxU72axmMHg/s1600/Pi-Vision-download.jp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2.bp.blogspot.com/-IZuk8ojNAYM/UvxiJ9uIanI/AAAAAAAADfc/FxU72axmMHg/s1600/Pi-Vision-download.jp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10000" cy="3619500"/>
                          </a:xfrm>
                          <a:prstGeom prst="rect">
                            <a:avLst/>
                          </a:prstGeom>
                          <a:noFill/>
                          <a:ln>
                            <a:noFill/>
                          </a:ln>
                        </pic:spPr>
                      </pic:pic>
                    </a:graphicData>
                  </a:graphic>
                </wp:inline>
              </w:drawing>
            </w:r>
          </w:p>
        </w:tc>
      </w:tr>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sidRPr="00A23E6C">
              <w:rPr>
                <w:rFonts w:ascii="新細明體" w:eastAsia="新細明體" w:hAnsi="新細明體" w:cs="新細明體"/>
                <w:kern w:val="0"/>
                <w:szCs w:val="24"/>
              </w:rPr>
              <w:t> 到 Pi Vision 官方網站下載檔案</w:t>
            </w:r>
          </w:p>
        </w:tc>
      </w:tr>
    </w:tbl>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br/>
        <w:t>接著繼續在</w:t>
      </w:r>
      <w:r w:rsidRPr="00A23E6C">
        <w:rPr>
          <w:rFonts w:ascii="新細明體" w:eastAsia="新細明體" w:hAnsi="新細明體" w:cs="新細明體"/>
          <w:b/>
          <w:bCs/>
          <w:kern w:val="0"/>
          <w:sz w:val="36"/>
          <w:szCs w:val="36"/>
        </w:rPr>
        <w:t>桌面</w:t>
      </w:r>
      <w:r w:rsidRPr="00A23E6C">
        <w:rPr>
          <w:rFonts w:ascii="新細明體" w:eastAsia="新細明體" w:hAnsi="新細明體" w:cs="新細明體"/>
          <w:kern w:val="0"/>
          <w:szCs w:val="24"/>
        </w:rPr>
        <w:t xml:space="preserve">打開 </w:t>
      </w:r>
      <w:r w:rsidRPr="00A23E6C">
        <w:rPr>
          <w:rFonts w:ascii="新細明體" w:eastAsia="新細明體" w:hAnsi="新細明體" w:cs="新細明體"/>
          <w:b/>
          <w:bCs/>
          <w:kern w:val="0"/>
          <w:szCs w:val="24"/>
        </w:rPr>
        <w:t>LXTerminal</w:t>
      </w:r>
      <w:r w:rsidRPr="00A23E6C">
        <w:rPr>
          <w:rFonts w:ascii="新細明體" w:eastAsia="新細明體" w:hAnsi="新細明體" w:cs="新細明體"/>
          <w:kern w:val="0"/>
          <w:szCs w:val="24"/>
        </w:rPr>
        <w:t> ( 終端機 ) 輸入下面指令解開下載的壓縮檔。解開的壓縮檔是一個執行檔，但權限不對需要修改為可執行的檔案</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FFFFF"/>
          <w:kern w:val="0"/>
          <w:szCs w:val="24"/>
        </w:rPr>
      </w:pPr>
      <w:r w:rsidRPr="00A23E6C">
        <w:rPr>
          <w:rFonts w:ascii="細明體" w:eastAsia="細明體" w:hAnsi="細明體" w:cs="細明體"/>
          <w:color w:val="00FF00"/>
          <w:kern w:val="0"/>
          <w:szCs w:val="24"/>
        </w:rPr>
        <w:t>pi@raspberrypi</w:t>
      </w:r>
      <w:r w:rsidRPr="00A23E6C">
        <w:rPr>
          <w:rFonts w:ascii="細明體" w:eastAsia="細明體" w:hAnsi="細明體" w:cs="細明體"/>
          <w:color w:val="FFFFFF"/>
          <w:kern w:val="0"/>
          <w:szCs w:val="24"/>
        </w:rPr>
        <w:t xml:space="preserve"> </w:t>
      </w:r>
      <w:r w:rsidRPr="00A23E6C">
        <w:rPr>
          <w:rFonts w:ascii="細明體" w:eastAsia="細明體" w:hAnsi="細明體" w:cs="細明體"/>
          <w:color w:val="8E7CC3"/>
          <w:kern w:val="0"/>
          <w:szCs w:val="24"/>
        </w:rPr>
        <w:t>~ $</w:t>
      </w:r>
      <w:r w:rsidRPr="00A23E6C">
        <w:rPr>
          <w:rFonts w:ascii="細明體" w:eastAsia="細明體" w:hAnsi="細明體" w:cs="細明體"/>
          <w:color w:val="00FFFF"/>
          <w:kern w:val="0"/>
          <w:szCs w:val="24"/>
        </w:rPr>
        <w:t xml:space="preserve"> </w:t>
      </w:r>
      <w:r w:rsidRPr="00A23E6C">
        <w:rPr>
          <w:rFonts w:ascii="細明體" w:eastAsia="細明體" w:hAnsi="細明體" w:cs="細明體"/>
          <w:color w:val="FFFFFF"/>
          <w:kern w:val="0"/>
          <w:szCs w:val="24"/>
        </w:rPr>
        <w:t>tar -zxvf PiVision_RPi.tar.gz</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FFFFF"/>
          <w:kern w:val="0"/>
          <w:szCs w:val="24"/>
        </w:rPr>
      </w:pPr>
      <w:r w:rsidRPr="00A23E6C">
        <w:rPr>
          <w:rFonts w:ascii="細明體" w:eastAsia="細明體" w:hAnsi="細明體" w:cs="細明體"/>
          <w:color w:val="FFFFFF"/>
          <w:kern w:val="0"/>
          <w:szCs w:val="24"/>
        </w:rPr>
        <w:t>PiVision_RPi/rpiCC</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FFFFF"/>
          <w:kern w:val="0"/>
          <w:szCs w:val="24"/>
        </w:rPr>
      </w:pPr>
      <w:r w:rsidRPr="00A23E6C">
        <w:rPr>
          <w:rFonts w:ascii="細明體" w:eastAsia="細明體" w:hAnsi="細明體" w:cs="細明體"/>
          <w:color w:val="FFFFFF"/>
          <w:kern w:val="0"/>
          <w:szCs w:val="24"/>
        </w:rPr>
        <w:t>PiVision_RPi/</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FFFFF"/>
          <w:kern w:val="0"/>
          <w:szCs w:val="24"/>
        </w:rPr>
      </w:pPr>
      <w:r w:rsidRPr="00A23E6C">
        <w:rPr>
          <w:rFonts w:ascii="細明體" w:eastAsia="細明體" w:hAnsi="細明體" w:cs="細明體"/>
          <w:color w:val="00FF00"/>
          <w:kern w:val="0"/>
          <w:szCs w:val="24"/>
        </w:rPr>
        <w:t>pi@raspberrypi</w:t>
      </w:r>
      <w:r w:rsidRPr="00A23E6C">
        <w:rPr>
          <w:rFonts w:ascii="細明體" w:eastAsia="細明體" w:hAnsi="細明體" w:cs="細明體"/>
          <w:color w:val="FFFFFF"/>
          <w:kern w:val="0"/>
          <w:szCs w:val="24"/>
        </w:rPr>
        <w:t xml:space="preserve"> </w:t>
      </w:r>
      <w:r w:rsidRPr="00A23E6C">
        <w:rPr>
          <w:rFonts w:ascii="細明體" w:eastAsia="細明體" w:hAnsi="細明體" w:cs="細明體"/>
          <w:color w:val="8E7CC3"/>
          <w:kern w:val="0"/>
          <w:szCs w:val="24"/>
        </w:rPr>
        <w:t>~ $</w:t>
      </w:r>
      <w:r w:rsidRPr="00A23E6C">
        <w:rPr>
          <w:rFonts w:ascii="細明體" w:eastAsia="細明體" w:hAnsi="細明體" w:cs="細明體"/>
          <w:color w:val="FFFFFF"/>
          <w:kern w:val="0"/>
          <w:szCs w:val="24"/>
        </w:rPr>
        <w:t xml:space="preserve"> cd PiVision_RPi/</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FFFFF"/>
          <w:kern w:val="0"/>
          <w:szCs w:val="24"/>
        </w:rPr>
      </w:pPr>
      <w:r w:rsidRPr="00A23E6C">
        <w:rPr>
          <w:rFonts w:ascii="細明體" w:eastAsia="細明體" w:hAnsi="細明體" w:cs="細明體"/>
          <w:color w:val="00FF00"/>
          <w:kern w:val="0"/>
          <w:szCs w:val="24"/>
        </w:rPr>
        <w:t>pi@raspberrypi</w:t>
      </w:r>
      <w:r w:rsidRPr="00A23E6C">
        <w:rPr>
          <w:rFonts w:ascii="細明體" w:eastAsia="細明體" w:hAnsi="細明體" w:cs="細明體"/>
          <w:color w:val="FFFFFF"/>
          <w:kern w:val="0"/>
          <w:szCs w:val="24"/>
        </w:rPr>
        <w:t xml:space="preserve"> ~/PiVision_RPi $ ls -l</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FFFFF"/>
          <w:kern w:val="0"/>
          <w:szCs w:val="24"/>
        </w:rPr>
      </w:pPr>
      <w:r w:rsidRPr="00A23E6C">
        <w:rPr>
          <w:rFonts w:ascii="細明體" w:eastAsia="細明體" w:hAnsi="細明體" w:cs="細明體"/>
          <w:color w:val="FFFFFF"/>
          <w:kern w:val="0"/>
          <w:szCs w:val="24"/>
        </w:rPr>
        <w:t>total 17084</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FFFFF"/>
          <w:kern w:val="0"/>
          <w:szCs w:val="24"/>
        </w:rPr>
      </w:pPr>
      <w:r w:rsidRPr="00A23E6C">
        <w:rPr>
          <w:rFonts w:ascii="細明體" w:eastAsia="細明體" w:hAnsi="細明體" w:cs="細明體"/>
          <w:color w:val="FFFFFF"/>
          <w:kern w:val="0"/>
          <w:szCs w:val="24"/>
        </w:rPr>
        <w:t>-rw-r--r-- 1 pi pi 17490013 May 30  2013 rpiCC</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FFFFF"/>
          <w:kern w:val="0"/>
          <w:szCs w:val="24"/>
        </w:rPr>
      </w:pPr>
      <w:r w:rsidRPr="00A23E6C">
        <w:rPr>
          <w:rFonts w:ascii="細明體" w:eastAsia="細明體" w:hAnsi="細明體" w:cs="細明體"/>
          <w:color w:val="00FF00"/>
          <w:kern w:val="0"/>
          <w:szCs w:val="24"/>
        </w:rPr>
        <w:t>pi@raspberrypi</w:t>
      </w:r>
      <w:r w:rsidRPr="00A23E6C">
        <w:rPr>
          <w:rFonts w:ascii="細明體" w:eastAsia="細明體" w:hAnsi="細明體" w:cs="細明體"/>
          <w:color w:val="FFFFFF"/>
          <w:kern w:val="0"/>
          <w:szCs w:val="24"/>
        </w:rPr>
        <w:t xml:space="preserve"> </w:t>
      </w:r>
      <w:r w:rsidRPr="00A23E6C">
        <w:rPr>
          <w:rFonts w:ascii="細明體" w:eastAsia="細明體" w:hAnsi="細明體" w:cs="細明體"/>
          <w:color w:val="8E7CC3"/>
          <w:kern w:val="0"/>
          <w:szCs w:val="24"/>
        </w:rPr>
        <w:t>~/PiVision_RPi $</w:t>
      </w:r>
      <w:r w:rsidRPr="00A23E6C">
        <w:rPr>
          <w:rFonts w:ascii="細明體" w:eastAsia="細明體" w:hAnsi="細明體" w:cs="細明體"/>
          <w:color w:val="FFFFFF"/>
          <w:kern w:val="0"/>
          <w:szCs w:val="24"/>
        </w:rPr>
        <w:t xml:space="preserve"> file rpiCC</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FFFFF"/>
          <w:kern w:val="0"/>
          <w:szCs w:val="24"/>
        </w:rPr>
      </w:pPr>
      <w:r w:rsidRPr="00A23E6C">
        <w:rPr>
          <w:rFonts w:ascii="細明體" w:eastAsia="細明體" w:hAnsi="細明體" w:cs="細明體"/>
          <w:color w:val="FFFFFF"/>
          <w:kern w:val="0"/>
          <w:szCs w:val="24"/>
        </w:rPr>
        <w:t>rpiCC: ELF 32-bit LSB executable, ARM, version 1 (SYSV), dynamically linked (uses shared libs), for GNU/Linux 2.0.0, not stripped</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FFFFF"/>
          <w:kern w:val="0"/>
          <w:szCs w:val="24"/>
        </w:rPr>
      </w:pPr>
      <w:r w:rsidRPr="00A23E6C">
        <w:rPr>
          <w:rFonts w:ascii="細明體" w:eastAsia="細明體" w:hAnsi="細明體" w:cs="細明體"/>
          <w:color w:val="00FF00"/>
          <w:kern w:val="0"/>
          <w:szCs w:val="24"/>
        </w:rPr>
        <w:t>pi@raspberrypi</w:t>
      </w:r>
      <w:r w:rsidRPr="00A23E6C">
        <w:rPr>
          <w:rFonts w:ascii="細明體" w:eastAsia="細明體" w:hAnsi="細明體" w:cs="細明體"/>
          <w:color w:val="FFFFFF"/>
          <w:kern w:val="0"/>
          <w:szCs w:val="24"/>
        </w:rPr>
        <w:t xml:space="preserve"> </w:t>
      </w:r>
      <w:r w:rsidRPr="00A23E6C">
        <w:rPr>
          <w:rFonts w:ascii="細明體" w:eastAsia="細明體" w:hAnsi="細明體" w:cs="細明體"/>
          <w:color w:val="8E7CC3"/>
          <w:kern w:val="0"/>
          <w:szCs w:val="24"/>
        </w:rPr>
        <w:t>~/PiVision_RPi $</w:t>
      </w:r>
      <w:r w:rsidRPr="00A23E6C">
        <w:rPr>
          <w:rFonts w:ascii="細明體" w:eastAsia="細明體" w:hAnsi="細明體" w:cs="細明體"/>
          <w:color w:val="FFFFFF"/>
          <w:kern w:val="0"/>
          <w:szCs w:val="24"/>
        </w:rPr>
        <w:t xml:space="preserve"> ls -l</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FFFFF"/>
          <w:kern w:val="0"/>
          <w:szCs w:val="24"/>
        </w:rPr>
      </w:pPr>
      <w:r w:rsidRPr="00A23E6C">
        <w:rPr>
          <w:rFonts w:ascii="細明體" w:eastAsia="細明體" w:hAnsi="細明體" w:cs="細明體"/>
          <w:color w:val="FFFFFF"/>
          <w:kern w:val="0"/>
          <w:szCs w:val="24"/>
        </w:rPr>
        <w:t>total 17084</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FFFFF"/>
          <w:kern w:val="0"/>
          <w:szCs w:val="24"/>
        </w:rPr>
      </w:pPr>
      <w:r w:rsidRPr="00A23E6C">
        <w:rPr>
          <w:rFonts w:ascii="細明體" w:eastAsia="細明體" w:hAnsi="細明體" w:cs="細明體"/>
          <w:color w:val="FFFFFF"/>
          <w:kern w:val="0"/>
          <w:szCs w:val="24"/>
        </w:rPr>
        <w:t>-rw-r--r-- 1 pi pi 17490013 May 30  2013 rpiCC</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FFFFF"/>
          <w:kern w:val="0"/>
          <w:szCs w:val="24"/>
        </w:rPr>
      </w:pPr>
      <w:r w:rsidRPr="00A23E6C">
        <w:rPr>
          <w:rFonts w:ascii="細明體" w:eastAsia="細明體" w:hAnsi="細明體" w:cs="細明體"/>
          <w:color w:val="00FF00"/>
          <w:kern w:val="0"/>
          <w:szCs w:val="24"/>
        </w:rPr>
        <w:t>pi@raspberrypi</w:t>
      </w:r>
      <w:r w:rsidRPr="00A23E6C">
        <w:rPr>
          <w:rFonts w:ascii="細明體" w:eastAsia="細明體" w:hAnsi="細明體" w:cs="細明體"/>
          <w:color w:val="FFFFFF"/>
          <w:kern w:val="0"/>
          <w:szCs w:val="24"/>
        </w:rPr>
        <w:t xml:space="preserve"> </w:t>
      </w:r>
      <w:r w:rsidRPr="00A23E6C">
        <w:rPr>
          <w:rFonts w:ascii="細明體" w:eastAsia="細明體" w:hAnsi="細明體" w:cs="細明體"/>
          <w:color w:val="8E7CC3"/>
          <w:kern w:val="0"/>
          <w:szCs w:val="24"/>
        </w:rPr>
        <w:t>~/PiVision_RPi $</w:t>
      </w:r>
      <w:r w:rsidRPr="00A23E6C">
        <w:rPr>
          <w:rFonts w:ascii="細明體" w:eastAsia="細明體" w:hAnsi="細明體" w:cs="細明體"/>
          <w:color w:val="FFFFFF"/>
          <w:kern w:val="0"/>
          <w:szCs w:val="24"/>
        </w:rPr>
        <w:t xml:space="preserve"> chmod 755 rpiCC</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FFFFF"/>
          <w:kern w:val="0"/>
          <w:szCs w:val="24"/>
        </w:rPr>
      </w:pPr>
      <w:r w:rsidRPr="00A23E6C">
        <w:rPr>
          <w:rFonts w:ascii="細明體" w:eastAsia="細明體" w:hAnsi="細明體" w:cs="細明體"/>
          <w:color w:val="00FF00"/>
          <w:kern w:val="0"/>
          <w:szCs w:val="24"/>
        </w:rPr>
        <w:t>pi@raspberrypi</w:t>
      </w:r>
      <w:r w:rsidRPr="00A23E6C">
        <w:rPr>
          <w:rFonts w:ascii="細明體" w:eastAsia="細明體" w:hAnsi="細明體" w:cs="細明體"/>
          <w:color w:val="FFFFFF"/>
          <w:kern w:val="0"/>
          <w:szCs w:val="24"/>
        </w:rPr>
        <w:t xml:space="preserve"> </w:t>
      </w:r>
      <w:r w:rsidRPr="00A23E6C">
        <w:rPr>
          <w:rFonts w:ascii="細明體" w:eastAsia="細明體" w:hAnsi="細明體" w:cs="細明體"/>
          <w:color w:val="8E7CC3"/>
          <w:kern w:val="0"/>
          <w:szCs w:val="24"/>
        </w:rPr>
        <w:t>~/PiVision_RPi $</w:t>
      </w:r>
      <w:r w:rsidRPr="00A23E6C">
        <w:rPr>
          <w:rFonts w:ascii="細明體" w:eastAsia="細明體" w:hAnsi="細明體" w:cs="細明體"/>
          <w:color w:val="FFFFFF"/>
          <w:kern w:val="0"/>
          <w:szCs w:val="24"/>
        </w:rPr>
        <w:t xml:space="preserve"> ls -l</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FFFFF"/>
          <w:kern w:val="0"/>
          <w:szCs w:val="24"/>
        </w:rPr>
      </w:pPr>
      <w:r w:rsidRPr="00A23E6C">
        <w:rPr>
          <w:rFonts w:ascii="細明體" w:eastAsia="細明體" w:hAnsi="細明體" w:cs="細明體"/>
          <w:color w:val="FFFFFF"/>
          <w:kern w:val="0"/>
          <w:szCs w:val="24"/>
        </w:rPr>
        <w:lastRenderedPageBreak/>
        <w:t>total 17084</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FFFFF"/>
          <w:kern w:val="0"/>
          <w:szCs w:val="24"/>
        </w:rPr>
      </w:pPr>
      <w:r w:rsidRPr="00A23E6C">
        <w:rPr>
          <w:rFonts w:ascii="細明體" w:eastAsia="細明體" w:hAnsi="細明體" w:cs="細明體"/>
          <w:color w:val="FFFFFF"/>
          <w:kern w:val="0"/>
          <w:szCs w:val="24"/>
        </w:rPr>
        <w:t xml:space="preserve">-rwxr-xr-x 1 pi pi 17490013 May 30  2013 </w:t>
      </w:r>
      <w:r w:rsidRPr="00A23E6C">
        <w:rPr>
          <w:rFonts w:ascii="細明體" w:eastAsia="細明體" w:hAnsi="細明體" w:cs="細明體"/>
          <w:color w:val="00FF00"/>
          <w:kern w:val="0"/>
          <w:szCs w:val="24"/>
        </w:rPr>
        <w:t>rpiCC</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00FF00"/>
          <w:kern w:val="0"/>
          <w:szCs w:val="24"/>
        </w:rPr>
        <w:t>pi@raspberrypi</w:t>
      </w:r>
      <w:r w:rsidRPr="00A23E6C">
        <w:rPr>
          <w:rFonts w:ascii="細明體" w:eastAsia="細明體" w:hAnsi="細明體" w:cs="細明體"/>
          <w:color w:val="FFFFFF"/>
          <w:kern w:val="0"/>
          <w:szCs w:val="24"/>
        </w:rPr>
        <w:t xml:space="preserve"> </w:t>
      </w:r>
      <w:r w:rsidRPr="00A23E6C">
        <w:rPr>
          <w:rFonts w:ascii="細明體" w:eastAsia="細明體" w:hAnsi="細明體" w:cs="細明體"/>
          <w:color w:val="8E7CC3"/>
          <w:kern w:val="0"/>
          <w:szCs w:val="24"/>
        </w:rPr>
        <w:t>~/PiVision_RPi $</w:t>
      </w:r>
    </w:p>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br/>
        <w:t xml:space="preserve">完成上面的指令輸入之後，在目錄 </w:t>
      </w:r>
      <w:r w:rsidRPr="00A23E6C">
        <w:rPr>
          <w:rFonts w:ascii="新細明體" w:eastAsia="新細明體" w:hAnsi="新細明體" w:cs="新細明體"/>
          <w:b/>
          <w:bCs/>
          <w:i/>
          <w:iCs/>
          <w:kern w:val="0"/>
          <w:szCs w:val="24"/>
        </w:rPr>
        <w:t xml:space="preserve">~/PiVision/ </w:t>
      </w:r>
      <w:r w:rsidRPr="00A23E6C">
        <w:rPr>
          <w:rFonts w:ascii="新細明體" w:eastAsia="新細明體" w:hAnsi="新細明體" w:cs="新細明體"/>
          <w:kern w:val="0"/>
          <w:szCs w:val="24"/>
        </w:rPr>
        <w:t xml:space="preserve">就可得到 </w:t>
      </w:r>
      <w:r w:rsidRPr="00A23E6C">
        <w:rPr>
          <w:rFonts w:ascii="Courier New" w:eastAsia="新細明體" w:hAnsi="Courier New" w:cs="Courier New"/>
          <w:b/>
          <w:bCs/>
          <w:kern w:val="0"/>
          <w:szCs w:val="24"/>
        </w:rPr>
        <w:t>rpiCC</w:t>
      </w:r>
      <w:r w:rsidRPr="00A23E6C">
        <w:rPr>
          <w:rFonts w:ascii="新細明體" w:eastAsia="新細明體" w:hAnsi="新細明體" w:cs="新細明體"/>
          <w:kern w:val="0"/>
          <w:szCs w:val="24"/>
        </w:rPr>
        <w:t xml:space="preserve"> 可執行檔。想研究原始碼的話，就再繼續輸入下面指令下載原始碼</w:t>
      </w:r>
      <w:r w:rsidRPr="00A23E6C">
        <w:rPr>
          <w:rFonts w:ascii="新細明體" w:eastAsia="新細明體" w:hAnsi="新細明體" w:cs="新細明體"/>
          <w:kern w:val="0"/>
          <w:szCs w:val="24"/>
        </w:rPr>
        <w:br/>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00FF00"/>
          <w:kern w:val="0"/>
          <w:szCs w:val="24"/>
        </w:rPr>
        <w:t>pi@raspberrypi</w:t>
      </w:r>
      <w:r w:rsidRPr="00A23E6C">
        <w:rPr>
          <w:rFonts w:ascii="細明體" w:eastAsia="細明體" w:hAnsi="細明體" w:cs="細明體"/>
          <w:color w:val="F8F8F8"/>
          <w:kern w:val="0"/>
          <w:szCs w:val="24"/>
        </w:rPr>
        <w:t xml:space="preserve"> </w:t>
      </w:r>
      <w:r w:rsidRPr="00A23E6C">
        <w:rPr>
          <w:rFonts w:ascii="細明體" w:eastAsia="細明體" w:hAnsi="細明體" w:cs="細明體"/>
          <w:color w:val="8E7CC3"/>
          <w:kern w:val="0"/>
          <w:szCs w:val="24"/>
        </w:rPr>
        <w:t>~/PiVision_RPi $</w:t>
      </w:r>
      <w:r w:rsidRPr="00A23E6C">
        <w:rPr>
          <w:rFonts w:ascii="細明體" w:eastAsia="細明體" w:hAnsi="細明體" w:cs="細明體"/>
          <w:color w:val="F8F8F8"/>
          <w:kern w:val="0"/>
          <w:szCs w:val="24"/>
        </w:rPr>
        <w:t xml:space="preserve"> cd</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00FF00"/>
          <w:kern w:val="0"/>
          <w:szCs w:val="24"/>
        </w:rPr>
        <w:t>pi@raspberrypi</w:t>
      </w:r>
      <w:r w:rsidRPr="00A23E6C">
        <w:rPr>
          <w:rFonts w:ascii="細明體" w:eastAsia="細明體" w:hAnsi="細明體" w:cs="細明體"/>
          <w:color w:val="F8F8F8"/>
          <w:kern w:val="0"/>
          <w:szCs w:val="24"/>
        </w:rPr>
        <w:t xml:space="preserve"> </w:t>
      </w:r>
      <w:r w:rsidRPr="00A23E6C">
        <w:rPr>
          <w:rFonts w:ascii="細明體" w:eastAsia="細明體" w:hAnsi="細明體" w:cs="細明體"/>
          <w:color w:val="8E7CC3"/>
          <w:kern w:val="0"/>
          <w:szCs w:val="24"/>
        </w:rPr>
        <w:t>~ $</w:t>
      </w:r>
      <w:r w:rsidRPr="00A23E6C">
        <w:rPr>
          <w:rFonts w:ascii="細明體" w:eastAsia="細明體" w:hAnsi="細明體" w:cs="細明體"/>
          <w:color w:val="F8F8F8"/>
          <w:kern w:val="0"/>
          <w:szCs w:val="24"/>
        </w:rPr>
        <w:t xml:space="preserve"> git clone git://github.com/local-vision/Pi-Vision</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F8F8F8"/>
          <w:kern w:val="0"/>
          <w:szCs w:val="24"/>
        </w:rPr>
        <w:t>Cloning into 'Pi-Vision'...</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F8F8F8"/>
          <w:kern w:val="0"/>
          <w:szCs w:val="24"/>
        </w:rPr>
        <w:t>remote: Reusing existing pack: 213, done.</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F8F8F8"/>
          <w:kern w:val="0"/>
          <w:szCs w:val="24"/>
        </w:rPr>
        <w:t>remote: Total 213 (delta 0), reused 0 (delta 0)</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F8F8F8"/>
          <w:kern w:val="0"/>
          <w:szCs w:val="24"/>
        </w:rPr>
        <w:t>Receiving objects: 100% (213/213), 30.52 MiB | 2.91 MiB/s, done.</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F8F8F8"/>
          <w:kern w:val="0"/>
          <w:szCs w:val="24"/>
        </w:rPr>
        <w:t>Resolving deltas: 100% (101/101), done.</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F8F8F8"/>
          <w:kern w:val="0"/>
          <w:szCs w:val="24"/>
        </w:rPr>
        <w:t>Checking out files: 100% (53/53), done.</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00FF00"/>
          <w:kern w:val="0"/>
          <w:szCs w:val="24"/>
        </w:rPr>
        <w:t>pi@raspberrypi</w:t>
      </w:r>
      <w:r w:rsidRPr="00A23E6C">
        <w:rPr>
          <w:rFonts w:ascii="細明體" w:eastAsia="細明體" w:hAnsi="細明體" w:cs="細明體"/>
          <w:color w:val="F8F8F8"/>
          <w:kern w:val="0"/>
          <w:szCs w:val="24"/>
        </w:rPr>
        <w:t xml:space="preserve"> </w:t>
      </w:r>
      <w:r w:rsidRPr="00A23E6C">
        <w:rPr>
          <w:rFonts w:ascii="細明體" w:eastAsia="細明體" w:hAnsi="細明體" w:cs="細明體"/>
          <w:color w:val="8E7CC3"/>
          <w:kern w:val="0"/>
          <w:szCs w:val="24"/>
        </w:rPr>
        <w:t>~ $</w:t>
      </w:r>
      <w:r w:rsidRPr="00A23E6C">
        <w:rPr>
          <w:rFonts w:ascii="細明體" w:eastAsia="細明體" w:hAnsi="細明體" w:cs="細明體"/>
          <w:color w:val="F8F8F8"/>
          <w:kern w:val="0"/>
          <w:szCs w:val="24"/>
        </w:rPr>
        <w:t xml:space="preserve"> ls -l</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F8F8F8"/>
          <w:kern w:val="0"/>
          <w:szCs w:val="24"/>
        </w:rPr>
        <w:t>drwxr-xr-x 2 pi   pi       4096 Jan  8 06:09 Desktop</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F8F8F8"/>
          <w:kern w:val="0"/>
          <w:szCs w:val="24"/>
        </w:rPr>
        <w:t>-rw-r--r-- 1 pi   pi       5781 Feb  3  2013 ocr_pi.png</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F8F8F8"/>
          <w:kern w:val="0"/>
          <w:szCs w:val="24"/>
        </w:rPr>
        <w:t>drwxr-xr-x 6 pi   pi       4096 Feb 12 13:16 Pi-Vision</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F8F8F8"/>
          <w:kern w:val="0"/>
          <w:szCs w:val="24"/>
        </w:rPr>
        <w:t>drwxr-xr-x 2 pi   pi       4096 Feb 12 14:22 PiVision_RPi</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F8F8F8"/>
          <w:kern w:val="0"/>
          <w:szCs w:val="24"/>
        </w:rPr>
        <w:t>drwxrwxr-x 2 pi   pi       4096 Mar 10  2013 python_games</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F8F8F8"/>
          <w:kern w:val="0"/>
          <w:szCs w:val="24"/>
        </w:rPr>
        <w:t>drwxr-xr-x 2 pi   pi       4096 Feb 12 12:38 temp</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00FF00"/>
          <w:kern w:val="0"/>
          <w:szCs w:val="24"/>
        </w:rPr>
        <w:t>pi@raspberrypi</w:t>
      </w:r>
      <w:r w:rsidRPr="00A23E6C">
        <w:rPr>
          <w:rFonts w:ascii="細明體" w:eastAsia="細明體" w:hAnsi="細明體" w:cs="細明體"/>
          <w:color w:val="F8F8F8"/>
          <w:kern w:val="0"/>
          <w:szCs w:val="24"/>
        </w:rPr>
        <w:t xml:space="preserve"> </w:t>
      </w:r>
      <w:r w:rsidRPr="00A23E6C">
        <w:rPr>
          <w:rFonts w:ascii="細明體" w:eastAsia="細明體" w:hAnsi="細明體" w:cs="細明體"/>
          <w:color w:val="8E7CC3"/>
          <w:kern w:val="0"/>
          <w:szCs w:val="24"/>
        </w:rPr>
        <w:t>~ $</w:t>
      </w:r>
    </w:p>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br/>
        <w:t xml:space="preserve">下載完成之後，就會在家目錄中產生一個 </w:t>
      </w:r>
      <w:r w:rsidRPr="00A23E6C">
        <w:rPr>
          <w:rFonts w:ascii="新細明體" w:eastAsia="新細明體" w:hAnsi="新細明體" w:cs="新細明體"/>
          <w:b/>
          <w:bCs/>
          <w:i/>
          <w:iCs/>
          <w:kern w:val="0"/>
          <w:szCs w:val="24"/>
        </w:rPr>
        <w:t>Pi-Vision</w:t>
      </w:r>
      <w:r w:rsidRPr="00A23E6C">
        <w:rPr>
          <w:rFonts w:ascii="新細明體" w:eastAsia="新細明體" w:hAnsi="新細明體" w:cs="新細明體"/>
          <w:kern w:val="0"/>
          <w:szCs w:val="24"/>
        </w:rPr>
        <w:t xml:space="preserve"> 的資料夾，</w:t>
      </w:r>
      <w:r w:rsidRPr="00A23E6C">
        <w:rPr>
          <w:rFonts w:ascii="Courier New" w:eastAsia="新細明體" w:hAnsi="Courier New" w:cs="Courier New"/>
          <w:b/>
          <w:bCs/>
          <w:kern w:val="0"/>
          <w:szCs w:val="24"/>
        </w:rPr>
        <w:t>rpiCC</w:t>
      </w:r>
      <w:r w:rsidRPr="00A23E6C">
        <w:rPr>
          <w:rFonts w:ascii="新細明體" w:eastAsia="新細明體" w:hAnsi="新細明體" w:cs="新細明體"/>
          <w:kern w:val="0"/>
          <w:szCs w:val="24"/>
        </w:rPr>
        <w:t xml:space="preserve"> 的原始碼就在裡面。</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 xml:space="preserve">好了！進入到 </w:t>
      </w:r>
      <w:r w:rsidRPr="00A23E6C">
        <w:rPr>
          <w:rFonts w:ascii="新細明體" w:eastAsia="新細明體" w:hAnsi="新細明體" w:cs="新細明體"/>
          <w:b/>
          <w:bCs/>
          <w:i/>
          <w:iCs/>
          <w:kern w:val="0"/>
          <w:szCs w:val="24"/>
        </w:rPr>
        <w:t xml:space="preserve">PiVision_RPi </w:t>
      </w:r>
      <w:r w:rsidRPr="00A23E6C">
        <w:rPr>
          <w:rFonts w:ascii="新細明體" w:eastAsia="新細明體" w:hAnsi="新細明體" w:cs="新細明體"/>
          <w:kern w:val="0"/>
          <w:szCs w:val="24"/>
        </w:rPr>
        <w:t xml:space="preserve">目錄中執行 </w:t>
      </w:r>
      <w:r w:rsidRPr="00A23E6C">
        <w:rPr>
          <w:rFonts w:ascii="Courier New" w:eastAsia="新細明體" w:hAnsi="Courier New" w:cs="Courier New"/>
          <w:b/>
          <w:bCs/>
          <w:i/>
          <w:iCs/>
          <w:kern w:val="0"/>
          <w:szCs w:val="24"/>
        </w:rPr>
        <w:t>rpiCC</w:t>
      </w:r>
      <w:r w:rsidRPr="00A23E6C">
        <w:rPr>
          <w:rFonts w:ascii="新細明體" w:eastAsia="新細明體" w:hAnsi="新細明體" w:cs="新細明體"/>
          <w:kern w:val="0"/>
          <w:szCs w:val="24"/>
        </w:rPr>
        <w:t>，就會在桌面出現 Pi Vision 的圖形介面程式</w:t>
      </w:r>
      <w:r w:rsidRPr="00A23E6C">
        <w:rPr>
          <w:rFonts w:ascii="新細明體" w:eastAsia="新細明體" w:hAnsi="新細明體" w:cs="新細明體"/>
          <w:kern w:val="0"/>
          <w:szCs w:val="24"/>
        </w:rPr>
        <w:br/>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00FF00"/>
          <w:kern w:val="0"/>
          <w:szCs w:val="24"/>
        </w:rPr>
        <w:t>pi@raspberrypi</w:t>
      </w:r>
      <w:r w:rsidRPr="00A23E6C">
        <w:rPr>
          <w:rFonts w:ascii="細明體" w:eastAsia="細明體" w:hAnsi="細明體" w:cs="細明體"/>
          <w:color w:val="F8F8F8"/>
          <w:kern w:val="0"/>
          <w:szCs w:val="24"/>
        </w:rPr>
        <w:t xml:space="preserve"> </w:t>
      </w:r>
      <w:r w:rsidRPr="00A23E6C">
        <w:rPr>
          <w:rFonts w:ascii="細明體" w:eastAsia="細明體" w:hAnsi="細明體" w:cs="細明體"/>
          <w:color w:val="8E7CC3"/>
          <w:kern w:val="0"/>
          <w:szCs w:val="24"/>
        </w:rPr>
        <w:t>~ $</w:t>
      </w:r>
      <w:r w:rsidRPr="00A23E6C">
        <w:rPr>
          <w:rFonts w:ascii="細明體" w:eastAsia="細明體" w:hAnsi="細明體" w:cs="細明體"/>
          <w:color w:val="F8F8F8"/>
          <w:kern w:val="0"/>
          <w:szCs w:val="24"/>
        </w:rPr>
        <w:t xml:space="preserve"> cd PiVision_RPi/</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00FF00"/>
          <w:kern w:val="0"/>
          <w:szCs w:val="24"/>
        </w:rPr>
        <w:t>pi@raspberrypi</w:t>
      </w:r>
      <w:r w:rsidRPr="00A23E6C">
        <w:rPr>
          <w:rFonts w:ascii="細明體" w:eastAsia="細明體" w:hAnsi="細明體" w:cs="細明體"/>
          <w:color w:val="F8F8F8"/>
          <w:kern w:val="0"/>
          <w:szCs w:val="24"/>
        </w:rPr>
        <w:t xml:space="preserve"> </w:t>
      </w:r>
      <w:r w:rsidRPr="00A23E6C">
        <w:rPr>
          <w:rFonts w:ascii="細明體" w:eastAsia="細明體" w:hAnsi="細明體" w:cs="細明體"/>
          <w:color w:val="8E7CC3"/>
          <w:kern w:val="0"/>
          <w:szCs w:val="24"/>
        </w:rPr>
        <w:t>~/PiVision_RPi $</w:t>
      </w:r>
      <w:r w:rsidRPr="00A23E6C">
        <w:rPr>
          <w:rFonts w:ascii="細明體" w:eastAsia="細明體" w:hAnsi="細明體" w:cs="細明體"/>
          <w:color w:val="F8F8F8"/>
          <w:kern w:val="0"/>
          <w:szCs w:val="24"/>
        </w:rPr>
        <w:t xml:space="preserve"> ./rpiCC &amp;</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00FF00"/>
          <w:kern w:val="0"/>
          <w:szCs w:val="24"/>
        </w:rPr>
        <w:t>pi@raspberrypi</w:t>
      </w:r>
      <w:r w:rsidRPr="00A23E6C">
        <w:rPr>
          <w:rFonts w:ascii="細明體" w:eastAsia="細明體" w:hAnsi="細明體" w:cs="細明體"/>
          <w:color w:val="F8F8F8"/>
          <w:kern w:val="0"/>
          <w:szCs w:val="24"/>
        </w:rPr>
        <w:t xml:space="preserve"> </w:t>
      </w:r>
      <w:r w:rsidRPr="00A23E6C">
        <w:rPr>
          <w:rFonts w:ascii="細明體" w:eastAsia="細明體" w:hAnsi="細明體" w:cs="細明體"/>
          <w:color w:val="8E7CC3"/>
          <w:kern w:val="0"/>
          <w:szCs w:val="24"/>
        </w:rPr>
        <w:t>~/PiVision_RPi $</w:t>
      </w:r>
    </w:p>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br/>
        <w:t>Pi Vision GUI 在桌面的中間靠右下的地方，直接按下 "</w:t>
      </w:r>
      <w:r w:rsidRPr="00A23E6C">
        <w:rPr>
          <w:rFonts w:ascii="新細明體" w:eastAsia="新細明體" w:hAnsi="新細明體" w:cs="新細明體"/>
          <w:b/>
          <w:bCs/>
          <w:kern w:val="0"/>
          <w:szCs w:val="24"/>
        </w:rPr>
        <w:t>Test Camera Preview</w:t>
      </w:r>
      <w:r w:rsidRPr="00A23E6C">
        <w:rPr>
          <w:rFonts w:ascii="新細明體" w:eastAsia="新細明體" w:hAnsi="新細明體" w:cs="新細明體"/>
          <w:kern w:val="0"/>
          <w:szCs w:val="24"/>
        </w:rPr>
        <w:t>" 按鈕就會在桌面的左上方看到攝像機現在看到的影像。</w:t>
      </w:r>
    </w:p>
    <w:tbl>
      <w:tblPr>
        <w:tblW w:w="0" w:type="auto"/>
        <w:jc w:val="center"/>
        <w:tblCellSpacing w:w="0" w:type="dxa"/>
        <w:tblCellMar>
          <w:left w:w="0" w:type="dxa"/>
          <w:right w:w="0" w:type="dxa"/>
        </w:tblCellMar>
        <w:tblLook w:val="04A0" w:firstRow="1" w:lastRow="0" w:firstColumn="1" w:lastColumn="0" w:noHBand="0" w:noVBand="1"/>
      </w:tblPr>
      <w:tblGrid>
        <w:gridCol w:w="9600"/>
      </w:tblGrid>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lastRenderedPageBreak/>
              <w:drawing>
                <wp:inline distT="0" distB="0" distL="0" distR="0">
                  <wp:extent cx="6096000" cy="3613150"/>
                  <wp:effectExtent l="0" t="0" r="0" b="6350"/>
                  <wp:docPr id="40" name="圖片 40" descr="2014-01-07-Wheezy-Raspbian, Pi Vision GUI">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2014-01-07-Wheezy-Raspbian, Pi Vision GUI">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96000" cy="3613150"/>
                          </a:xfrm>
                          <a:prstGeom prst="rect">
                            <a:avLst/>
                          </a:prstGeom>
                          <a:noFill/>
                          <a:ln>
                            <a:noFill/>
                          </a:ln>
                        </pic:spPr>
                      </pic:pic>
                    </a:graphicData>
                  </a:graphic>
                </wp:inline>
              </w:drawing>
            </w:r>
          </w:p>
        </w:tc>
      </w:tr>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sidRPr="00A23E6C">
              <w:rPr>
                <w:rFonts w:ascii="新細明體" w:eastAsia="新細明體" w:hAnsi="新細明體" w:cs="新細明體"/>
                <w:kern w:val="0"/>
                <w:szCs w:val="24"/>
              </w:rPr>
              <w:t>2014-01-07-Wheezy-Raspbian, Pi Vision GUI</w:t>
            </w:r>
          </w:p>
        </w:tc>
      </w:tr>
    </w:tbl>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br/>
        <w:t>Pi Vision GUI 提供了拍照 ( Photo )、攝影 ( Video ) 和攝像機拍照攝影時的可調參數設定 ( Settings ) 介面選項，在開發或是撰寫影像處理程式時，無非提供了可馬上得知參數單獨或是混合使用時的即時反饋。</w:t>
      </w:r>
    </w:p>
    <w:tbl>
      <w:tblPr>
        <w:tblW w:w="0" w:type="auto"/>
        <w:jc w:val="center"/>
        <w:tblCellSpacing w:w="0" w:type="dxa"/>
        <w:tblCellMar>
          <w:left w:w="0" w:type="dxa"/>
          <w:right w:w="0" w:type="dxa"/>
        </w:tblCellMar>
        <w:tblLook w:val="04A0" w:firstRow="1" w:lastRow="0" w:firstColumn="1" w:lastColumn="0" w:noHBand="0" w:noVBand="1"/>
      </w:tblPr>
      <w:tblGrid>
        <w:gridCol w:w="9600"/>
      </w:tblGrid>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6096000" cy="3810000"/>
                  <wp:effectExtent l="0" t="0" r="0" b="0"/>
                  <wp:docPr id="39" name="圖片 39" descr="Pi Vision GUI">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i Vision GUI">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96000" cy="3810000"/>
                          </a:xfrm>
                          <a:prstGeom prst="rect">
                            <a:avLst/>
                          </a:prstGeom>
                          <a:noFill/>
                          <a:ln>
                            <a:noFill/>
                          </a:ln>
                        </pic:spPr>
                      </pic:pic>
                    </a:graphicData>
                  </a:graphic>
                </wp:inline>
              </w:drawing>
            </w:r>
          </w:p>
        </w:tc>
      </w:tr>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sidRPr="00A23E6C">
              <w:rPr>
                <w:rFonts w:ascii="新細明體" w:eastAsia="新細明體" w:hAnsi="新細明體" w:cs="新細明體"/>
                <w:kern w:val="0"/>
                <w:szCs w:val="24"/>
              </w:rPr>
              <w:t>Pi Vision GUI</w:t>
            </w:r>
          </w:p>
        </w:tc>
      </w:tr>
    </w:tbl>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b/>
          <w:bCs/>
          <w:i/>
          <w:iCs/>
          <w:kern w:val="0"/>
          <w:szCs w:val="24"/>
        </w:rPr>
        <w:br/>
      </w:r>
      <w:r w:rsidRPr="00A23E6C">
        <w:rPr>
          <w:rFonts w:ascii="新細明體" w:eastAsia="新細明體" w:hAnsi="新細明體" w:cs="新細明體"/>
          <w:b/>
          <w:bCs/>
          <w:i/>
          <w:iCs/>
          <w:color w:val="E06666"/>
          <w:kern w:val="0"/>
          <w:szCs w:val="24"/>
        </w:rPr>
        <w:t>Note：</w:t>
      </w:r>
      <w:r w:rsidRPr="00A23E6C">
        <w:rPr>
          <w:rFonts w:ascii="新細明體" w:eastAsia="新細明體" w:hAnsi="新細明體" w:cs="新細明體"/>
          <w:i/>
          <w:iCs/>
          <w:color w:val="E06666"/>
          <w:kern w:val="0"/>
          <w:szCs w:val="24"/>
        </w:rPr>
        <w:t>在測試環境中的說明，可以知道樹莓派外接了 USB 整合式鍵盤滑鼠和 HDMI 轉 VGA 轉接</w:t>
      </w:r>
      <w:r w:rsidRPr="00A23E6C">
        <w:rPr>
          <w:rFonts w:ascii="新細明體" w:eastAsia="新細明體" w:hAnsi="新細明體" w:cs="新細明體"/>
          <w:i/>
          <w:iCs/>
          <w:color w:val="E06666"/>
          <w:kern w:val="0"/>
          <w:szCs w:val="24"/>
        </w:rPr>
        <w:lastRenderedPageBreak/>
        <w:t>頭，因此在預覽很大的影像時，螢幕會突然熄滅再開啟，但是設定小一點時就沒有這問題，因此若是有這問題的話，有三個解決的方法：</w:t>
      </w:r>
    </w:p>
    <w:p w:rsidR="00A23E6C" w:rsidRPr="00A23E6C" w:rsidRDefault="00A23E6C" w:rsidP="00A23E6C">
      <w:pPr>
        <w:widowControl/>
        <w:numPr>
          <w:ilvl w:val="0"/>
          <w:numId w:val="26"/>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i/>
          <w:iCs/>
          <w:color w:val="E06666"/>
          <w:kern w:val="0"/>
          <w:szCs w:val="24"/>
        </w:rPr>
        <w:t>不使用外接螢幕 ( HDMI 和 AV Out 都不要接東西 ) 。</w:t>
      </w:r>
    </w:p>
    <w:p w:rsidR="00A23E6C" w:rsidRPr="00A23E6C" w:rsidRDefault="00A23E6C" w:rsidP="00A23E6C">
      <w:pPr>
        <w:widowControl/>
        <w:numPr>
          <w:ilvl w:val="0"/>
          <w:numId w:val="26"/>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i/>
          <w:iCs/>
          <w:color w:val="E06666"/>
          <w:kern w:val="0"/>
          <w:szCs w:val="24"/>
        </w:rPr>
        <w:t>設定小一點的預覽影像。</w:t>
      </w:r>
    </w:p>
    <w:p w:rsidR="00A23E6C" w:rsidRPr="00A23E6C" w:rsidRDefault="00A23E6C" w:rsidP="00A23E6C">
      <w:pPr>
        <w:widowControl/>
        <w:numPr>
          <w:ilvl w:val="0"/>
          <w:numId w:val="26"/>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i/>
          <w:iCs/>
          <w:color w:val="E06666"/>
          <w:kern w:val="0"/>
          <w:szCs w:val="24"/>
        </w:rPr>
        <w:t>更換能輸出大一點輸出電流的電源供應器。</w:t>
      </w:r>
    </w:p>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i/>
          <w:iCs/>
          <w:color w:val="E06666"/>
          <w:kern w:val="0"/>
          <w:szCs w:val="24"/>
        </w:rPr>
        <w:t>依我的情況，若是要以最大的影像做預覽輸出，</w:t>
      </w:r>
      <w:r w:rsidRPr="00A23E6C">
        <w:rPr>
          <w:rFonts w:ascii="新細明體" w:eastAsia="新細明體" w:hAnsi="新細明體" w:cs="新細明體"/>
          <w:b/>
          <w:bCs/>
          <w:i/>
          <w:iCs/>
          <w:color w:val="E06666"/>
          <w:kern w:val="0"/>
          <w:szCs w:val="24"/>
        </w:rPr>
        <w:t>1200 mA</w:t>
      </w:r>
      <w:r w:rsidRPr="00A23E6C">
        <w:rPr>
          <w:rFonts w:ascii="新細明體" w:eastAsia="新細明體" w:hAnsi="新細明體" w:cs="新細明體"/>
          <w:i/>
          <w:iCs/>
          <w:color w:val="E06666"/>
          <w:kern w:val="0"/>
          <w:szCs w:val="24"/>
        </w:rPr>
        <w:t xml:space="preserve"> 以上的電源供應器就可以了。</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b/>
          <w:bCs/>
          <w:kern w:val="0"/>
          <w:szCs w:val="24"/>
        </w:rPr>
        <w:t>** 樹莓派中安裝 VLC Media PLayer：</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VLC Medial Player 除了用來撥放影片之外，可用來做為將樹莓派攝像機的影像資料傳送到網路的軟體，所以輸入下面指令安裝 VLC：</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00FF00"/>
          <w:kern w:val="0"/>
          <w:szCs w:val="24"/>
        </w:rPr>
        <w:t>pi@raspberrypi</w:t>
      </w:r>
      <w:r w:rsidRPr="00A23E6C">
        <w:rPr>
          <w:rFonts w:ascii="細明體" w:eastAsia="細明體" w:hAnsi="細明體" w:cs="細明體"/>
          <w:color w:val="F8F8F8"/>
          <w:kern w:val="0"/>
          <w:szCs w:val="24"/>
        </w:rPr>
        <w:t xml:space="preserve"> </w:t>
      </w:r>
      <w:r w:rsidRPr="00A23E6C">
        <w:rPr>
          <w:rFonts w:ascii="細明體" w:eastAsia="細明體" w:hAnsi="細明體" w:cs="細明體"/>
          <w:color w:val="8E7CC3"/>
          <w:kern w:val="0"/>
          <w:szCs w:val="24"/>
        </w:rPr>
        <w:t>~ $</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00FF00"/>
          <w:kern w:val="0"/>
          <w:szCs w:val="24"/>
        </w:rPr>
        <w:t>pi@raspberrypi</w:t>
      </w:r>
      <w:r w:rsidRPr="00A23E6C">
        <w:rPr>
          <w:rFonts w:ascii="細明體" w:eastAsia="細明體" w:hAnsi="細明體" w:cs="細明體"/>
          <w:color w:val="F8F8F8"/>
          <w:kern w:val="0"/>
          <w:szCs w:val="24"/>
        </w:rPr>
        <w:t xml:space="preserve"> </w:t>
      </w:r>
      <w:r w:rsidRPr="00A23E6C">
        <w:rPr>
          <w:rFonts w:ascii="細明體" w:eastAsia="細明體" w:hAnsi="細明體" w:cs="細明體"/>
          <w:color w:val="8E7CC3"/>
          <w:kern w:val="0"/>
          <w:szCs w:val="24"/>
        </w:rPr>
        <w:t>~ $</w:t>
      </w:r>
      <w:r w:rsidRPr="00A23E6C">
        <w:rPr>
          <w:rFonts w:ascii="細明體" w:eastAsia="細明體" w:hAnsi="細明體" w:cs="細明體"/>
          <w:color w:val="F8F8F8"/>
          <w:kern w:val="0"/>
          <w:szCs w:val="24"/>
        </w:rPr>
        <w:t xml:space="preserve"> pi@raspberrypi ~ $ sudo apt-get update &amp;&amp; sudo apt-get install vlc</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00FF00"/>
          <w:kern w:val="0"/>
          <w:szCs w:val="24"/>
        </w:rPr>
        <w:t>pi@raspberrypi</w:t>
      </w:r>
      <w:r w:rsidRPr="00A23E6C">
        <w:rPr>
          <w:rFonts w:ascii="細明體" w:eastAsia="細明體" w:hAnsi="細明體" w:cs="細明體"/>
          <w:color w:val="F8F8F8"/>
          <w:kern w:val="0"/>
          <w:szCs w:val="24"/>
        </w:rPr>
        <w:t xml:space="preserve"> </w:t>
      </w:r>
      <w:r w:rsidRPr="00A23E6C">
        <w:rPr>
          <w:rFonts w:ascii="細明體" w:eastAsia="細明體" w:hAnsi="細明體" w:cs="細明體"/>
          <w:color w:val="8E7CC3"/>
          <w:kern w:val="0"/>
          <w:szCs w:val="24"/>
        </w:rPr>
        <w:t>~ $</w:t>
      </w:r>
    </w:p>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b/>
          <w:bCs/>
          <w:kern w:val="0"/>
          <w:szCs w:val="24"/>
        </w:rPr>
        <w:t>** Android 手機、平板 APP 安裝：</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 xml:space="preserve">在 PC 或是 Android 裝置上開啟瀏覽器或是進入到 </w:t>
      </w:r>
      <w:hyperlink r:id="rId96" w:tgtFrame="_blank" w:history="1">
        <w:r w:rsidRPr="00A23E6C">
          <w:rPr>
            <w:rFonts w:ascii="新細明體" w:eastAsia="新細明體" w:hAnsi="新細明體" w:cs="新細明體"/>
            <w:color w:val="0000FF"/>
            <w:kern w:val="0"/>
            <w:szCs w:val="24"/>
            <w:u w:val="single"/>
          </w:rPr>
          <w:t>Google Play</w:t>
        </w:r>
      </w:hyperlink>
      <w:r w:rsidRPr="00A23E6C">
        <w:rPr>
          <w:rFonts w:ascii="新細明體" w:eastAsia="新細明體" w:hAnsi="新細明體" w:cs="新細明體"/>
          <w:kern w:val="0"/>
          <w:szCs w:val="24"/>
        </w:rPr>
        <w:t> 安奘兩個建議的 APP：</w:t>
      </w:r>
    </w:p>
    <w:p w:rsidR="00A23E6C" w:rsidRPr="00A23E6C" w:rsidRDefault="004B7977" w:rsidP="00A23E6C">
      <w:pPr>
        <w:widowControl/>
        <w:numPr>
          <w:ilvl w:val="0"/>
          <w:numId w:val="27"/>
        </w:numPr>
        <w:spacing w:before="100" w:beforeAutospacing="1" w:after="100" w:afterAutospacing="1"/>
        <w:rPr>
          <w:rFonts w:ascii="新細明體" w:eastAsia="新細明體" w:hAnsi="新細明體" w:cs="新細明體"/>
          <w:kern w:val="0"/>
          <w:szCs w:val="24"/>
        </w:rPr>
      </w:pPr>
      <w:hyperlink r:id="rId97" w:tgtFrame="_blank" w:history="1">
        <w:r w:rsidR="00A23E6C" w:rsidRPr="00A23E6C">
          <w:rPr>
            <w:rFonts w:ascii="新細明體" w:eastAsia="新細明體" w:hAnsi="新細明體" w:cs="新細明體"/>
            <w:color w:val="0000FF"/>
            <w:kern w:val="0"/>
            <w:szCs w:val="24"/>
            <w:u w:val="single"/>
          </w:rPr>
          <w:t>MX Player</w:t>
        </w:r>
      </w:hyperlink>
    </w:p>
    <w:p w:rsidR="00A23E6C" w:rsidRPr="00A23E6C" w:rsidRDefault="004B7977" w:rsidP="00A23E6C">
      <w:pPr>
        <w:widowControl/>
        <w:numPr>
          <w:ilvl w:val="0"/>
          <w:numId w:val="27"/>
        </w:numPr>
        <w:spacing w:before="100" w:beforeAutospacing="1" w:after="100" w:afterAutospacing="1"/>
        <w:rPr>
          <w:rFonts w:ascii="新細明體" w:eastAsia="新細明體" w:hAnsi="新細明體" w:cs="新細明體"/>
          <w:kern w:val="0"/>
          <w:szCs w:val="24"/>
        </w:rPr>
      </w:pPr>
      <w:hyperlink r:id="rId98" w:tgtFrame="_blank" w:history="1">
        <w:r w:rsidR="00A23E6C" w:rsidRPr="00A23E6C">
          <w:rPr>
            <w:rFonts w:ascii="新細明體" w:eastAsia="新細明體" w:hAnsi="新細明體" w:cs="新細明體"/>
            <w:color w:val="0000FF"/>
            <w:kern w:val="0"/>
            <w:szCs w:val="24"/>
            <w:u w:val="single"/>
          </w:rPr>
          <w:t>RaspiCam Remote</w:t>
        </w:r>
      </w:hyperlink>
    </w:p>
    <w:tbl>
      <w:tblPr>
        <w:tblW w:w="0" w:type="auto"/>
        <w:jc w:val="center"/>
        <w:tblCellSpacing w:w="0" w:type="dxa"/>
        <w:tblCellMar>
          <w:left w:w="0" w:type="dxa"/>
          <w:right w:w="0" w:type="dxa"/>
        </w:tblCellMar>
        <w:tblLook w:val="04A0" w:firstRow="1" w:lastRow="0" w:firstColumn="1" w:lastColumn="0" w:noHBand="0" w:noVBand="1"/>
      </w:tblPr>
      <w:tblGrid>
        <w:gridCol w:w="6000"/>
      </w:tblGrid>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3810000" cy="1866900"/>
                  <wp:effectExtent l="0" t="0" r="0" b="0"/>
                  <wp:docPr id="38" name="圖片 38" descr="http://1.bp.blogspot.com/-UX8HbbMKKl0/Uv2-xatfxoI/AAAAAAAADf8/BPv1SHtVQBs/s1600/Play-MX_Player.jp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1.bp.blogspot.com/-UX8HbbMKKl0/Uv2-xatfxoI/AAAAAAAADf8/BPv1SHtVQBs/s1600/Play-MX_Player.jp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10000" cy="1866900"/>
                          </a:xfrm>
                          <a:prstGeom prst="rect">
                            <a:avLst/>
                          </a:prstGeom>
                          <a:noFill/>
                          <a:ln>
                            <a:noFill/>
                          </a:ln>
                        </pic:spPr>
                      </pic:pic>
                    </a:graphicData>
                  </a:graphic>
                </wp:inline>
              </w:drawing>
            </w:r>
          </w:p>
        </w:tc>
      </w:tr>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sidRPr="00A23E6C">
              <w:rPr>
                <w:rFonts w:ascii="新細明體" w:eastAsia="新細明體" w:hAnsi="新細明體" w:cs="新細明體"/>
                <w:kern w:val="0"/>
                <w:szCs w:val="24"/>
              </w:rPr>
              <w:t xml:space="preserve">Google Play - MX Player 下載頁面, from: </w:t>
            </w:r>
            <w:hyperlink r:id="rId101" w:tgtFrame="_blank" w:history="1">
              <w:r w:rsidRPr="00A23E6C">
                <w:rPr>
                  <w:rFonts w:ascii="新細明體" w:eastAsia="新細明體" w:hAnsi="新細明體" w:cs="新細明體"/>
                  <w:color w:val="0000FF"/>
                  <w:kern w:val="0"/>
                  <w:szCs w:val="24"/>
                  <w:u w:val="single"/>
                </w:rPr>
                <w:t>Google play</w:t>
              </w:r>
            </w:hyperlink>
          </w:p>
        </w:tc>
      </w:tr>
    </w:tbl>
    <w:p w:rsidR="00A23E6C" w:rsidRPr="00A23E6C" w:rsidRDefault="00A23E6C" w:rsidP="00A23E6C">
      <w:pPr>
        <w:widowControl/>
        <w:rPr>
          <w:rFonts w:ascii="新細明體" w:eastAsia="新細明體" w:hAnsi="新細明體" w:cs="新細明體"/>
          <w:vanish/>
          <w:kern w:val="0"/>
          <w:szCs w:val="24"/>
        </w:rPr>
      </w:pPr>
    </w:p>
    <w:tbl>
      <w:tblPr>
        <w:tblW w:w="0" w:type="auto"/>
        <w:jc w:val="center"/>
        <w:tblCellSpacing w:w="0" w:type="dxa"/>
        <w:tblCellMar>
          <w:left w:w="0" w:type="dxa"/>
          <w:right w:w="0" w:type="dxa"/>
        </w:tblCellMar>
        <w:tblLook w:val="04A0" w:firstRow="1" w:lastRow="0" w:firstColumn="1" w:lastColumn="0" w:noHBand="0" w:noVBand="1"/>
      </w:tblPr>
      <w:tblGrid>
        <w:gridCol w:w="6000"/>
      </w:tblGrid>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lastRenderedPageBreak/>
              <w:drawing>
                <wp:inline distT="0" distB="0" distL="0" distR="0">
                  <wp:extent cx="3810000" cy="1720850"/>
                  <wp:effectExtent l="0" t="0" r="0" b="0"/>
                  <wp:docPr id="37" name="圖片 37" descr="http://1.bp.blogspot.com/-19Nkh2v-rwc/Uv2-yeuSoNI/AAAAAAAADgE/Bcb2iRye5Bg/s1600/Play-RaspiCam+Remote.jp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1.bp.blogspot.com/-19Nkh2v-rwc/Uv2-yeuSoNI/AAAAAAAADgE/Bcb2iRye5Bg/s1600/Play-RaspiCam+Remote.jpg">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10000" cy="1720850"/>
                          </a:xfrm>
                          <a:prstGeom prst="rect">
                            <a:avLst/>
                          </a:prstGeom>
                          <a:noFill/>
                          <a:ln>
                            <a:noFill/>
                          </a:ln>
                        </pic:spPr>
                      </pic:pic>
                    </a:graphicData>
                  </a:graphic>
                </wp:inline>
              </w:drawing>
            </w:r>
          </w:p>
        </w:tc>
      </w:tr>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sidRPr="00A23E6C">
              <w:rPr>
                <w:rFonts w:ascii="新細明體" w:eastAsia="新細明體" w:hAnsi="新細明體" w:cs="新細明體"/>
                <w:kern w:val="0"/>
                <w:szCs w:val="24"/>
              </w:rPr>
              <w:t>Google Play - RaspiCam Remote 下載頁面, from: </w:t>
            </w:r>
            <w:hyperlink r:id="rId104" w:tgtFrame="_blank" w:history="1">
              <w:r w:rsidRPr="00A23E6C">
                <w:rPr>
                  <w:rFonts w:ascii="新細明體" w:eastAsia="新細明體" w:hAnsi="新細明體" w:cs="新細明體"/>
                  <w:color w:val="0000FF"/>
                  <w:kern w:val="0"/>
                  <w:szCs w:val="24"/>
                  <w:u w:val="single"/>
                </w:rPr>
                <w:t>Google play</w:t>
              </w:r>
            </w:hyperlink>
          </w:p>
        </w:tc>
      </w:tr>
    </w:tbl>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br/>
      </w:r>
      <w:r w:rsidRPr="00A23E6C">
        <w:rPr>
          <w:rFonts w:ascii="新細明體" w:eastAsia="新細明體" w:hAnsi="新細明體" w:cs="新細明體"/>
          <w:b/>
          <w:bCs/>
          <w:i/>
          <w:iCs/>
          <w:kern w:val="0"/>
          <w:szCs w:val="24"/>
        </w:rPr>
        <w:t xml:space="preserve">Note: </w:t>
      </w:r>
      <w:r w:rsidRPr="00A23E6C">
        <w:rPr>
          <w:rFonts w:ascii="新細明體" w:eastAsia="新細明體" w:hAnsi="新細明體" w:cs="新細明體"/>
          <w:i/>
          <w:iCs/>
          <w:kern w:val="0"/>
          <w:szCs w:val="24"/>
        </w:rPr>
        <w:t>如果你(妳)是使用蘋果裝置，RaspiCam Remote 就不用裝了！另外的 MX Player 可以找支援 rtsp 的撥放器下載使用即可，但就不保證一定可以用！</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b/>
          <w:bCs/>
          <w:kern w:val="0"/>
          <w:szCs w:val="24"/>
        </w:rPr>
        <w:t>** Windows 下載可攜板 mplayer 與 VLC ：</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下載網址如下：</w:t>
      </w:r>
    </w:p>
    <w:p w:rsidR="00A23E6C" w:rsidRPr="00A23E6C" w:rsidRDefault="00A23E6C" w:rsidP="00A23E6C">
      <w:pPr>
        <w:widowControl/>
        <w:numPr>
          <w:ilvl w:val="0"/>
          <w:numId w:val="28"/>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VLC Media Player</w:t>
      </w:r>
      <w:r w:rsidRPr="00A23E6C">
        <w:rPr>
          <w:rFonts w:ascii="新細明體" w:eastAsia="新細明體" w:hAnsi="新細明體" w:cs="新細明體"/>
          <w:kern w:val="0"/>
          <w:szCs w:val="24"/>
        </w:rPr>
        <w:t xml:space="preserve"> ( </w:t>
      </w:r>
      <w:hyperlink r:id="rId105" w:tgtFrame="_blank" w:history="1">
        <w:r w:rsidRPr="00A23E6C">
          <w:rPr>
            <w:rFonts w:ascii="新細明體" w:eastAsia="新細明體" w:hAnsi="新細明體" w:cs="新細明體"/>
            <w:color w:val="0000FF"/>
            <w:kern w:val="0"/>
            <w:szCs w:val="24"/>
            <w:u w:val="single"/>
          </w:rPr>
          <w:t>下載頁</w:t>
        </w:r>
      </w:hyperlink>
      <w:r w:rsidRPr="00A23E6C">
        <w:rPr>
          <w:rFonts w:ascii="新細明體" w:eastAsia="新細明體" w:hAnsi="新細明體" w:cs="新細明體"/>
          <w:kern w:val="0"/>
          <w:szCs w:val="24"/>
        </w:rPr>
        <w:t>，</w:t>
      </w:r>
      <w:hyperlink r:id="rId106" w:tgtFrame="_blank" w:history="1">
        <w:r w:rsidRPr="00A23E6C">
          <w:rPr>
            <w:rFonts w:ascii="新細明體" w:eastAsia="新細明體" w:hAnsi="新細明體" w:cs="新細明體"/>
            <w:color w:val="0000FF"/>
            <w:kern w:val="0"/>
            <w:szCs w:val="24"/>
            <w:u w:val="single"/>
          </w:rPr>
          <w:t>執行檔</w:t>
        </w:r>
      </w:hyperlink>
      <w:r w:rsidRPr="00A23E6C">
        <w:rPr>
          <w:rFonts w:ascii="新細明體" w:eastAsia="新細明體" w:hAnsi="新細明體" w:cs="新細明體"/>
          <w:kern w:val="0"/>
          <w:szCs w:val="24"/>
        </w:rPr>
        <w:t>、</w:t>
      </w:r>
      <w:hyperlink r:id="rId107" w:tgtFrame="_blank" w:history="1">
        <w:r w:rsidRPr="00A23E6C">
          <w:rPr>
            <w:rFonts w:ascii="新細明體" w:eastAsia="新細明體" w:hAnsi="新細明體" w:cs="新細明體"/>
            <w:color w:val="0000FF"/>
            <w:kern w:val="0"/>
            <w:szCs w:val="24"/>
            <w:u w:val="single"/>
          </w:rPr>
          <w:t>7zip可攜板</w:t>
        </w:r>
      </w:hyperlink>
      <w:r w:rsidRPr="00A23E6C">
        <w:rPr>
          <w:rFonts w:ascii="新細明體" w:eastAsia="新細明體" w:hAnsi="新細明體" w:cs="新細明體"/>
          <w:kern w:val="0"/>
          <w:szCs w:val="24"/>
        </w:rPr>
        <w:t>、</w:t>
      </w:r>
      <w:hyperlink r:id="rId108" w:tgtFrame="_blank" w:history="1">
        <w:r w:rsidRPr="00A23E6C">
          <w:rPr>
            <w:rFonts w:ascii="新細明體" w:eastAsia="新細明體" w:hAnsi="新細明體" w:cs="新細明體"/>
            <w:color w:val="0000FF"/>
            <w:kern w:val="0"/>
            <w:szCs w:val="24"/>
            <w:u w:val="single"/>
          </w:rPr>
          <w:t>zip可攜板</w:t>
        </w:r>
      </w:hyperlink>
      <w:r w:rsidRPr="00A23E6C">
        <w:rPr>
          <w:rFonts w:ascii="新細明體" w:eastAsia="新細明體" w:hAnsi="新細明體" w:cs="新細明體"/>
          <w:kern w:val="0"/>
          <w:szCs w:val="24"/>
        </w:rPr>
        <w:t xml:space="preserve"> )</w:t>
      </w:r>
      <w:r w:rsidRPr="00A23E6C">
        <w:rPr>
          <w:rFonts w:ascii="新細明體" w:eastAsia="新細明體" w:hAnsi="新細明體" w:cs="新細明體"/>
          <w:kern w:val="0"/>
          <w:szCs w:val="24"/>
        </w:rPr>
        <w:br/>
        <w:t>上面提供的檔案是 win32 版本的，如果你(妳)的作業系統是 win95/98/me 或是 win64 的，請點及下載頁連結點選適當的檔案下載。</w:t>
      </w:r>
      <w:r w:rsidRPr="00A23E6C">
        <w:rPr>
          <w:rFonts w:ascii="新細明體" w:eastAsia="新細明體" w:hAnsi="新細明體" w:cs="新細明體"/>
          <w:kern w:val="0"/>
          <w:szCs w:val="24"/>
        </w:rPr>
        <w:br/>
      </w:r>
      <w:r w:rsidRPr="00A23E6C">
        <w:rPr>
          <w:rFonts w:ascii="新細明體" w:eastAsia="新細明體" w:hAnsi="新細明體" w:cs="新細明體"/>
          <w:i/>
          <w:iCs/>
          <w:kern w:val="0"/>
          <w:szCs w:val="24"/>
        </w:rPr>
        <w:t>網頁撰寫時最新的版本是：2.1.3 ( 2014/02/14 )</w:t>
      </w:r>
    </w:p>
    <w:p w:rsidR="00A23E6C" w:rsidRPr="00A23E6C" w:rsidRDefault="00A23E6C" w:rsidP="00A23E6C">
      <w:pPr>
        <w:widowControl/>
        <w:ind w:left="720"/>
        <w:rPr>
          <w:rFonts w:ascii="新細明體" w:eastAsia="新細明體" w:hAnsi="新細明體" w:cs="新細明體"/>
          <w:kern w:val="0"/>
          <w:szCs w:val="24"/>
        </w:rPr>
      </w:pPr>
    </w:p>
    <w:p w:rsidR="00A23E6C" w:rsidRPr="00A23E6C" w:rsidRDefault="00A23E6C" w:rsidP="00A23E6C">
      <w:pPr>
        <w:widowControl/>
        <w:numPr>
          <w:ilvl w:val="0"/>
          <w:numId w:val="28"/>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mplayer</w:t>
      </w:r>
      <w:r w:rsidRPr="00A23E6C">
        <w:rPr>
          <w:rFonts w:ascii="新細明體" w:eastAsia="新細明體" w:hAnsi="新細明體" w:cs="新細明體"/>
          <w:kern w:val="0"/>
          <w:szCs w:val="24"/>
        </w:rPr>
        <w:t xml:space="preserve"> ( </w:t>
      </w:r>
      <w:hyperlink r:id="rId109" w:tgtFrame="_blank" w:history="1">
        <w:r w:rsidRPr="00A23E6C">
          <w:rPr>
            <w:rFonts w:ascii="新細明體" w:eastAsia="新細明體" w:hAnsi="新細明體" w:cs="新細明體"/>
            <w:color w:val="0000FF"/>
            <w:kern w:val="0"/>
            <w:szCs w:val="24"/>
            <w:u w:val="single"/>
          </w:rPr>
          <w:t>下載頁</w:t>
        </w:r>
      </w:hyperlink>
      <w:r w:rsidRPr="00A23E6C">
        <w:rPr>
          <w:rFonts w:ascii="新細明體" w:eastAsia="新細明體" w:hAnsi="新細明體" w:cs="新細明體"/>
          <w:kern w:val="0"/>
          <w:szCs w:val="24"/>
        </w:rPr>
        <w:t> )</w:t>
      </w:r>
      <w:r w:rsidRPr="00A23E6C">
        <w:rPr>
          <w:rFonts w:ascii="新細明體" w:eastAsia="新細明體" w:hAnsi="新細明體" w:cs="新細明體"/>
          <w:kern w:val="0"/>
          <w:szCs w:val="24"/>
        </w:rPr>
        <w:br/>
        <w:t>請直接上下載頁下載最新版本的 mplayer，檔案名稱應該會是：</w:t>
      </w:r>
      <w:r w:rsidRPr="00A23E6C">
        <w:rPr>
          <w:rFonts w:ascii="新細明體" w:eastAsia="新細明體" w:hAnsi="新細明體" w:cs="新細明體"/>
          <w:kern w:val="0"/>
          <w:szCs w:val="24"/>
        </w:rPr>
        <w:br/>
      </w:r>
      <w:r w:rsidRPr="00A23E6C">
        <w:rPr>
          <w:rFonts w:ascii="新細明體" w:eastAsia="新細明體" w:hAnsi="新細明體" w:cs="新細明體"/>
          <w:b/>
          <w:bCs/>
          <w:i/>
          <w:iCs/>
          <w:kern w:val="0"/>
          <w:szCs w:val="24"/>
        </w:rPr>
        <w:t>mplayer-svn-xxxxx.7z</w:t>
      </w:r>
      <w:r w:rsidRPr="00A23E6C">
        <w:rPr>
          <w:rFonts w:ascii="新細明體" w:eastAsia="新細明體" w:hAnsi="新細明體" w:cs="新細明體"/>
          <w:kern w:val="0"/>
          <w:szCs w:val="24"/>
        </w:rPr>
        <w:t>，xxxxx 代表版本號碼，網頁撰寫時版本為：r36350 (2014/02/14) </w:t>
      </w:r>
    </w:p>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br/>
        <w:t>下載之後請先解壓縮並記住解壓縮的地方。</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b/>
          <w:bCs/>
          <w:kern w:val="0"/>
          <w:sz w:val="36"/>
          <w:szCs w:val="36"/>
        </w:rPr>
        <w:t>軟體測試與攝像機視訊串流檔建立：</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現在你(妳)如果跟我一樣不太喜歡接一大堆東西在樹莓派上面，留下電源、記憶卡和網路線就好，其他的都可以拔掉了！因為我們接下來都會使用 SSH 連線到樹莓派，只要下指令就可以了。</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i/>
          <w:iCs/>
          <w:color w:val="E06666"/>
          <w:kern w:val="0"/>
          <w:szCs w:val="24"/>
        </w:rPr>
        <w:t>ps. 因為接下來我們會使用到 SSH 連線，如果電腦中沒有這軟體可以用的話，利用一下網頁右上角的搜尋功能，在部落格中搜尋與 SSH 相關的文章，裡面有軟體可以用！</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現在，手機、樹莓派和 Windows 系統都已經裝好要用的軟體與套件，可以開始動手玩了！</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lastRenderedPageBreak/>
        <w:br/>
      </w:r>
      <w:r w:rsidRPr="00A23E6C">
        <w:rPr>
          <w:rFonts w:ascii="新細明體" w:eastAsia="新細明體" w:hAnsi="新細明體" w:cs="新細明體"/>
          <w:i/>
          <w:iCs/>
          <w:color w:val="E06666"/>
          <w:kern w:val="0"/>
          <w:szCs w:val="24"/>
        </w:rPr>
        <w:t>ps. Pi Vision 已經在上面安裝說明過了，下面就不再贅述!</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 xml:space="preserve">** </w:t>
      </w:r>
      <w:r w:rsidRPr="00A23E6C">
        <w:rPr>
          <w:rFonts w:ascii="新細明體" w:eastAsia="新細明體" w:hAnsi="新細明體" w:cs="新細明體"/>
          <w:b/>
          <w:bCs/>
          <w:kern w:val="0"/>
          <w:szCs w:val="24"/>
        </w:rPr>
        <w:t> 樹莓派攝像機影像至手機 -- 使用 RaspiCam Remote：</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 xml:space="preserve">在手機桌面或是軟體裡面尋找 </w:t>
      </w:r>
      <w:r w:rsidRPr="00A23E6C">
        <w:rPr>
          <w:rFonts w:ascii="新細明體" w:eastAsia="新細明體" w:hAnsi="新細明體" w:cs="新細明體"/>
          <w:b/>
          <w:bCs/>
          <w:kern w:val="0"/>
          <w:szCs w:val="24"/>
        </w:rPr>
        <w:t>RaspiCam Remote</w:t>
      </w:r>
      <w:r w:rsidRPr="00A23E6C">
        <w:rPr>
          <w:rFonts w:ascii="新細明體" w:eastAsia="新細明體" w:hAnsi="新細明體" w:cs="新細明體"/>
          <w:kern w:val="0"/>
          <w:szCs w:val="24"/>
        </w:rPr>
        <w:t xml:space="preserve"> 並點擊打開</w:t>
      </w:r>
    </w:p>
    <w:tbl>
      <w:tblPr>
        <w:tblW w:w="0" w:type="auto"/>
        <w:jc w:val="center"/>
        <w:tblCellSpacing w:w="0" w:type="dxa"/>
        <w:tblCellMar>
          <w:left w:w="0" w:type="dxa"/>
          <w:right w:w="0" w:type="dxa"/>
        </w:tblCellMar>
        <w:tblLook w:val="04A0" w:firstRow="1" w:lastRow="0" w:firstColumn="1" w:lastColumn="0" w:noHBand="0" w:noVBand="1"/>
      </w:tblPr>
      <w:tblGrid>
        <w:gridCol w:w="8100"/>
      </w:tblGrid>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5143500" cy="2362200"/>
                  <wp:effectExtent l="0" t="0" r="0" b="0"/>
                  <wp:docPr id="36" name="圖片 36" descr="RaspiCam Remote 圖示">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aspiCam Remote 圖示">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43500" cy="2362200"/>
                          </a:xfrm>
                          <a:prstGeom prst="rect">
                            <a:avLst/>
                          </a:prstGeom>
                          <a:noFill/>
                          <a:ln>
                            <a:noFill/>
                          </a:ln>
                        </pic:spPr>
                      </pic:pic>
                    </a:graphicData>
                  </a:graphic>
                </wp:inline>
              </w:drawing>
            </w:r>
          </w:p>
        </w:tc>
      </w:tr>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sidRPr="00A23E6C">
              <w:rPr>
                <w:rFonts w:ascii="新細明體" w:eastAsia="新細明體" w:hAnsi="新細明體" w:cs="新細明體"/>
                <w:kern w:val="0"/>
                <w:szCs w:val="24"/>
              </w:rPr>
              <w:t>RaspiCam Remote 圖示</w:t>
            </w:r>
          </w:p>
        </w:tc>
      </w:tr>
    </w:tbl>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br/>
        <w:t xml:space="preserve">每次打開軟體視窗會出現上一次與樹莓派連線的資料，如果要每次打開 </w:t>
      </w:r>
      <w:r w:rsidRPr="00A23E6C">
        <w:rPr>
          <w:rFonts w:ascii="新細明體" w:eastAsia="新細明體" w:hAnsi="新細明體" w:cs="新細明體"/>
          <w:b/>
          <w:bCs/>
          <w:kern w:val="0"/>
          <w:szCs w:val="24"/>
        </w:rPr>
        <w:t>RaspiCam Remote</w:t>
      </w:r>
      <w:r w:rsidRPr="00A23E6C">
        <w:rPr>
          <w:rFonts w:ascii="新細明體" w:eastAsia="新細明體" w:hAnsi="新細明體" w:cs="新細明體"/>
          <w:kern w:val="0"/>
          <w:szCs w:val="24"/>
        </w:rPr>
        <w:t xml:space="preserve"> 自動連線上樹莓派，在 </w:t>
      </w:r>
      <w:r w:rsidRPr="00A23E6C">
        <w:rPr>
          <w:rFonts w:ascii="新細明體" w:eastAsia="新細明體" w:hAnsi="新細明體" w:cs="新細明體"/>
          <w:b/>
          <w:bCs/>
          <w:kern w:val="0"/>
          <w:szCs w:val="24"/>
        </w:rPr>
        <w:t>Auto connect on startup</w:t>
      </w:r>
      <w:r w:rsidRPr="00A23E6C">
        <w:rPr>
          <w:rFonts w:ascii="新細明體" w:eastAsia="新細明體" w:hAnsi="新細明體" w:cs="新細明體"/>
          <w:kern w:val="0"/>
          <w:szCs w:val="24"/>
        </w:rPr>
        <w:t> 前面的方框點擊一下，變成打勾圖示就可以了。</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 xml:space="preserve">按一下 </w:t>
      </w:r>
      <w:r w:rsidRPr="00A23E6C">
        <w:rPr>
          <w:rFonts w:ascii="新細明體" w:eastAsia="新細明體" w:hAnsi="新細明體" w:cs="新細明體"/>
          <w:b/>
          <w:bCs/>
          <w:kern w:val="0"/>
          <w:szCs w:val="24"/>
        </w:rPr>
        <w:t xml:space="preserve">Connect </w:t>
      </w:r>
      <w:r w:rsidRPr="00A23E6C">
        <w:rPr>
          <w:rFonts w:ascii="新細明體" w:eastAsia="新細明體" w:hAnsi="新細明體" w:cs="新細明體"/>
          <w:kern w:val="0"/>
          <w:szCs w:val="24"/>
        </w:rPr>
        <w:t>按鈕，開始與樹莓派連線</w:t>
      </w:r>
    </w:p>
    <w:tbl>
      <w:tblPr>
        <w:tblW w:w="0" w:type="auto"/>
        <w:jc w:val="center"/>
        <w:tblCellSpacing w:w="0" w:type="dxa"/>
        <w:tblCellMar>
          <w:left w:w="0" w:type="dxa"/>
          <w:right w:w="0" w:type="dxa"/>
        </w:tblCellMar>
        <w:tblLook w:val="04A0" w:firstRow="1" w:lastRow="0" w:firstColumn="1" w:lastColumn="0" w:noHBand="0" w:noVBand="1"/>
      </w:tblPr>
      <w:tblGrid>
        <w:gridCol w:w="3370"/>
      </w:tblGrid>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2139950" cy="3810000"/>
                  <wp:effectExtent l="0" t="0" r="0" b="0"/>
                  <wp:docPr id="35" name="圖片 35" descr="RaspiCam Remote 設定畫面">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aspiCam Remote 設定畫面">
                            <a:hlinkClick r:id="rId112"/>
                          </pic:cNvPr>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139950" cy="3810000"/>
                          </a:xfrm>
                          <a:prstGeom prst="rect">
                            <a:avLst/>
                          </a:prstGeom>
                          <a:noFill/>
                          <a:ln>
                            <a:noFill/>
                          </a:ln>
                        </pic:spPr>
                      </pic:pic>
                    </a:graphicData>
                  </a:graphic>
                </wp:inline>
              </w:drawing>
            </w:r>
          </w:p>
        </w:tc>
      </w:tr>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sidRPr="00A23E6C">
              <w:rPr>
                <w:rFonts w:ascii="新細明體" w:eastAsia="新細明體" w:hAnsi="新細明體" w:cs="新細明體"/>
                <w:kern w:val="0"/>
                <w:szCs w:val="24"/>
              </w:rPr>
              <w:t>RaspiCam Remote 設定畫面</w:t>
            </w:r>
          </w:p>
        </w:tc>
      </w:tr>
    </w:tbl>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lastRenderedPageBreak/>
        <w:br/>
        <w:t>我事先找了一張紙並寫上 ruten.protes 在上面，因為沒有特別作調整以及拍攝環境不是很亮，所以拍出來的照片暗暗的。但這不影響我們的目的，因為重點不是在拍攝影片或是照片，是要能在遠端即時看到攝像機的影像。</w:t>
      </w:r>
    </w:p>
    <w:tbl>
      <w:tblPr>
        <w:tblW w:w="0" w:type="auto"/>
        <w:jc w:val="center"/>
        <w:tblCellSpacing w:w="0" w:type="dxa"/>
        <w:tblCellMar>
          <w:left w:w="0" w:type="dxa"/>
          <w:right w:w="0" w:type="dxa"/>
        </w:tblCellMar>
        <w:tblLook w:val="04A0" w:firstRow="1" w:lastRow="0" w:firstColumn="1" w:lastColumn="0" w:noHBand="0" w:noVBand="1"/>
      </w:tblPr>
      <w:tblGrid>
        <w:gridCol w:w="3370"/>
      </w:tblGrid>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2139950" cy="3810000"/>
                  <wp:effectExtent l="0" t="0" r="0" b="0"/>
                  <wp:docPr id="34" name="圖片 34" descr="RaspCam Remote 主畫面">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aspCam Remote 主畫面">
                            <a:hlinkClick r:id="rId114"/>
                          </pic:cNvPr>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139950" cy="3810000"/>
                          </a:xfrm>
                          <a:prstGeom prst="rect">
                            <a:avLst/>
                          </a:prstGeom>
                          <a:noFill/>
                          <a:ln>
                            <a:noFill/>
                          </a:ln>
                        </pic:spPr>
                      </pic:pic>
                    </a:graphicData>
                  </a:graphic>
                </wp:inline>
              </w:drawing>
            </w:r>
          </w:p>
        </w:tc>
      </w:tr>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sidRPr="00A23E6C">
              <w:rPr>
                <w:rFonts w:ascii="新細明體" w:eastAsia="新細明體" w:hAnsi="新細明體" w:cs="新細明體"/>
                <w:kern w:val="0"/>
                <w:szCs w:val="24"/>
              </w:rPr>
              <w:t>RaspCam Remote 主畫面</w:t>
            </w:r>
          </w:p>
        </w:tc>
      </w:tr>
    </w:tbl>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br/>
        <w:t>主畫面下方有四個按鈕，由左至右為"設定"、"連續模式"、"拍照"、"存檔"。</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開啟"連續模式"之後，就會看到影像。按下"設定"按鈕，就會出現很多影像處理的參數和設定選單，隨便點幾個看看，可看到相對應的影像變化。</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 xml:space="preserve">按下"拍照"，就會出現一張靜止的影像，若要儲存這張影像就按下"存檔"，檔案會儲存到手機拍照目錄下的 </w:t>
      </w:r>
      <w:r w:rsidRPr="00A23E6C">
        <w:rPr>
          <w:rFonts w:ascii="新細明體" w:eastAsia="新細明體" w:hAnsi="新細明體" w:cs="新細明體"/>
          <w:b/>
          <w:bCs/>
          <w:i/>
          <w:iCs/>
          <w:kern w:val="0"/>
          <w:szCs w:val="24"/>
        </w:rPr>
        <w:t>Camera</w:t>
      </w:r>
      <w:r w:rsidRPr="00A23E6C">
        <w:rPr>
          <w:rFonts w:ascii="新細明體" w:eastAsia="新細明體" w:hAnsi="新細明體" w:cs="新細明體"/>
          <w:kern w:val="0"/>
          <w:szCs w:val="24"/>
        </w:rPr>
        <w:t xml:space="preserve"> 中，以我的手機為例就是儲存到 </w:t>
      </w:r>
      <w:r w:rsidRPr="00A23E6C">
        <w:rPr>
          <w:rFonts w:ascii="新細明體" w:eastAsia="新細明體" w:hAnsi="新細明體" w:cs="新細明體"/>
          <w:b/>
          <w:bCs/>
          <w:i/>
          <w:iCs/>
          <w:kern w:val="0"/>
          <w:szCs w:val="24"/>
        </w:rPr>
        <w:t>/storage/sdcard0/DCIM/Camera</w:t>
      </w:r>
      <w:r w:rsidRPr="00A23E6C">
        <w:rPr>
          <w:rFonts w:ascii="新細明體" w:eastAsia="新細明體" w:hAnsi="新細明體" w:cs="新細明體"/>
          <w:kern w:val="0"/>
          <w:szCs w:val="24"/>
        </w:rPr>
        <w:t xml:space="preserve"> 中。</w:t>
      </w:r>
    </w:p>
    <w:tbl>
      <w:tblPr>
        <w:tblW w:w="0" w:type="auto"/>
        <w:jc w:val="center"/>
        <w:tblCellSpacing w:w="0" w:type="dxa"/>
        <w:tblCellMar>
          <w:left w:w="0" w:type="dxa"/>
          <w:right w:w="0" w:type="dxa"/>
        </w:tblCellMar>
        <w:tblLook w:val="04A0" w:firstRow="1" w:lastRow="0" w:firstColumn="1" w:lastColumn="0" w:noHBand="0" w:noVBand="1"/>
      </w:tblPr>
      <w:tblGrid>
        <w:gridCol w:w="3370"/>
      </w:tblGrid>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lastRenderedPageBreak/>
              <w:drawing>
                <wp:inline distT="0" distB="0" distL="0" distR="0">
                  <wp:extent cx="2139950" cy="3810000"/>
                  <wp:effectExtent l="0" t="0" r="0" b="0"/>
                  <wp:docPr id="33" name="圖片 33" descr="RaspiCam Remote 設定畫面">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RaspiCam Remote 設定畫面">
                            <a:hlinkClick r:id="rId116"/>
                          </pic:cNvPr>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139950" cy="3810000"/>
                          </a:xfrm>
                          <a:prstGeom prst="rect">
                            <a:avLst/>
                          </a:prstGeom>
                          <a:noFill/>
                          <a:ln>
                            <a:noFill/>
                          </a:ln>
                        </pic:spPr>
                      </pic:pic>
                    </a:graphicData>
                  </a:graphic>
                </wp:inline>
              </w:drawing>
            </w:r>
          </w:p>
        </w:tc>
      </w:tr>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sidRPr="00A23E6C">
              <w:rPr>
                <w:rFonts w:ascii="新細明體" w:eastAsia="新細明體" w:hAnsi="新細明體" w:cs="新細明體"/>
                <w:kern w:val="0"/>
                <w:szCs w:val="24"/>
              </w:rPr>
              <w:t>RaspiCam Remote 設定畫面</w:t>
            </w:r>
          </w:p>
        </w:tc>
      </w:tr>
    </w:tbl>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br/>
        <w:t>RaspiCam Remote 操作上非常簡單與方便，而且不需要額外在樹莓派中安裝任何軟體，非常適合樹莓派官方攝像機的操作。</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i/>
          <w:iCs/>
          <w:color w:val="E06666"/>
          <w:kern w:val="0"/>
          <w:szCs w:val="24"/>
        </w:rPr>
        <w:t>ps. RaspiCam Remote 現在不只支援樹莓派官方攝像機，也支援一般 USB Camera 。</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b/>
          <w:bCs/>
          <w:kern w:val="0"/>
          <w:szCs w:val="24"/>
        </w:rPr>
        <w:t>** 接收由樹莓派攝像機傳送出來的串流影片：</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要接收由樹莓派攝像機傳送出來的串流影片，必須先在樹莓派裡建立影片資料的串流再由網路傳送出來，只要接收端能夠接收與解讀這串流格式即可 ( 但是還是有很難開啟這串流的軟體 )。如果在\使用的時候遇到問題，建議換個軟體試試會比較快！</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由樹莓派建立的串流格式是 rtsp，所以只要接收端能夠解讀這格式就能夠讀取，不一定要跟我用一樣，只要能夠正確執行就好。</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使用 SSH 連線至樹莓派 ( 或直接在樹莓派 ) 終端機模式下輸入下面指令：</w:t>
      </w:r>
      <w:r w:rsidRPr="00A23E6C">
        <w:rPr>
          <w:rFonts w:ascii="新細明體" w:eastAsia="新細明體" w:hAnsi="新細明體" w:cs="新細明體"/>
          <w:kern w:val="0"/>
          <w:szCs w:val="24"/>
        </w:rPr>
        <w:br/>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00FF00"/>
          <w:kern w:val="0"/>
          <w:szCs w:val="24"/>
        </w:rPr>
        <w:t>pi@raspberrypi</w:t>
      </w:r>
      <w:r w:rsidRPr="00A23E6C">
        <w:rPr>
          <w:rFonts w:ascii="細明體" w:eastAsia="細明體" w:hAnsi="細明體" w:cs="細明體"/>
          <w:color w:val="F8F8F8"/>
          <w:kern w:val="0"/>
          <w:szCs w:val="24"/>
        </w:rPr>
        <w:t xml:space="preserve"> </w:t>
      </w:r>
      <w:r w:rsidRPr="00A23E6C">
        <w:rPr>
          <w:rFonts w:ascii="細明體" w:eastAsia="細明體" w:hAnsi="細明體" w:cs="細明體"/>
          <w:color w:val="8E7CC3"/>
          <w:kern w:val="0"/>
          <w:szCs w:val="24"/>
        </w:rPr>
        <w:t>~ $</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00FF00"/>
          <w:kern w:val="0"/>
          <w:szCs w:val="24"/>
        </w:rPr>
        <w:t>pi@raspberrypi</w:t>
      </w:r>
      <w:r w:rsidRPr="00A23E6C">
        <w:rPr>
          <w:rFonts w:ascii="細明體" w:eastAsia="細明體" w:hAnsi="細明體" w:cs="細明體"/>
          <w:color w:val="F8F8F8"/>
          <w:kern w:val="0"/>
          <w:szCs w:val="24"/>
        </w:rPr>
        <w:t xml:space="preserve"> </w:t>
      </w:r>
      <w:r w:rsidRPr="00A23E6C">
        <w:rPr>
          <w:rFonts w:ascii="細明體" w:eastAsia="細明體" w:hAnsi="細明體" w:cs="細明體"/>
          <w:color w:val="8E7CC3"/>
          <w:kern w:val="0"/>
          <w:szCs w:val="24"/>
        </w:rPr>
        <w:t>~ $</w:t>
      </w:r>
      <w:r w:rsidRPr="00A23E6C">
        <w:rPr>
          <w:rFonts w:ascii="細明體" w:eastAsia="細明體" w:hAnsi="細明體" w:cs="細明體"/>
          <w:color w:val="F8F8F8"/>
          <w:kern w:val="0"/>
          <w:szCs w:val="24"/>
        </w:rPr>
        <w:t xml:space="preserve"> raspivid -o - -t 0 -w 300 -h 200 -n | cvlc -vvv stream:///dev/stdin --sout '#rtp{sdp=rtsp://:8554/}' :demux=h264</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FFA500"/>
          <w:kern w:val="0"/>
          <w:szCs w:val="24"/>
        </w:rPr>
        <w:t>... &lt;&lt; 以下省略 &gt;&gt; ...</w:t>
      </w:r>
    </w:p>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br/>
        <w:t>實際指令執行如下圖所示，大約幾秒鐘的時間！</w:t>
      </w:r>
    </w:p>
    <w:tbl>
      <w:tblPr>
        <w:tblW w:w="0" w:type="auto"/>
        <w:jc w:val="center"/>
        <w:tblCellSpacing w:w="0" w:type="dxa"/>
        <w:tblCellMar>
          <w:left w:w="0" w:type="dxa"/>
          <w:right w:w="0" w:type="dxa"/>
        </w:tblCellMar>
        <w:tblLook w:val="04A0" w:firstRow="1" w:lastRow="0" w:firstColumn="1" w:lastColumn="0" w:noHBand="0" w:noVBand="1"/>
      </w:tblPr>
      <w:tblGrid>
        <w:gridCol w:w="9600"/>
      </w:tblGrid>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lastRenderedPageBreak/>
              <w:drawing>
                <wp:inline distT="0" distB="0" distL="0" distR="0">
                  <wp:extent cx="6096000" cy="3581400"/>
                  <wp:effectExtent l="0" t="0" r="0" b="0"/>
                  <wp:docPr id="32" name="圖片 32" descr="建立樹莓派攝像機影像串流">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建立樹莓派攝像機影像串流">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096000" cy="3581400"/>
                          </a:xfrm>
                          <a:prstGeom prst="rect">
                            <a:avLst/>
                          </a:prstGeom>
                          <a:noFill/>
                          <a:ln>
                            <a:noFill/>
                          </a:ln>
                        </pic:spPr>
                      </pic:pic>
                    </a:graphicData>
                  </a:graphic>
                </wp:inline>
              </w:drawing>
            </w:r>
          </w:p>
        </w:tc>
      </w:tr>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sidRPr="00A23E6C">
              <w:rPr>
                <w:rFonts w:ascii="新細明體" w:eastAsia="新細明體" w:hAnsi="新細明體" w:cs="新細明體"/>
                <w:kern w:val="0"/>
                <w:szCs w:val="24"/>
              </w:rPr>
              <w:t>建立樹莓派攝像機影像串流</w:t>
            </w:r>
          </w:p>
        </w:tc>
      </w:tr>
    </w:tbl>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br/>
        <w:t>指令順利執行之後，串流輸出端已經建立完成，現在只要開啟支援 rtsp ( 上面指令建立 rtsp 串流 ) 的接收端軟體，就可以觀看影片了。</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指令我們在網頁最後再做說明。下面我們要在 Android 手機以及 Windows 作業系統接收這串流的影片，也就是看網路影片！</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b/>
          <w:bCs/>
          <w:kern w:val="0"/>
          <w:szCs w:val="24"/>
        </w:rPr>
        <w:t>-- Android 手機</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 xml:space="preserve">在手機桌面或是軟體裡面尋找 </w:t>
      </w:r>
      <w:r w:rsidRPr="00A23E6C">
        <w:rPr>
          <w:rFonts w:ascii="新細明體" w:eastAsia="新細明體" w:hAnsi="新細明體" w:cs="新細明體"/>
          <w:b/>
          <w:bCs/>
          <w:kern w:val="0"/>
          <w:szCs w:val="24"/>
        </w:rPr>
        <w:t>MX Player</w:t>
      </w:r>
      <w:r w:rsidRPr="00A23E6C">
        <w:rPr>
          <w:rFonts w:ascii="新細明體" w:eastAsia="新細明體" w:hAnsi="新細明體" w:cs="新細明體"/>
          <w:kern w:val="0"/>
          <w:szCs w:val="24"/>
        </w:rPr>
        <w:t xml:space="preserve"> 並點擊打開</w:t>
      </w:r>
    </w:p>
    <w:tbl>
      <w:tblPr>
        <w:tblW w:w="0" w:type="auto"/>
        <w:jc w:val="center"/>
        <w:tblCellSpacing w:w="0" w:type="dxa"/>
        <w:tblCellMar>
          <w:left w:w="0" w:type="dxa"/>
          <w:right w:w="0" w:type="dxa"/>
        </w:tblCellMar>
        <w:tblLook w:val="04A0" w:firstRow="1" w:lastRow="0" w:firstColumn="1" w:lastColumn="0" w:noHBand="0" w:noVBand="1"/>
      </w:tblPr>
      <w:tblGrid>
        <w:gridCol w:w="8100"/>
      </w:tblGrid>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5143500" cy="2286000"/>
                  <wp:effectExtent l="0" t="0" r="0" b="0"/>
                  <wp:docPr id="31" name="圖片 31" descr="http://2.bp.blogspot.com/-MshUYF17ow0/Uv3axTrT9yI/AAAAAAAADg0/9wJJanZq1BM/s1600/Screenshot_2014-02-14-16-54-50-crop-blog.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2.bp.blogspot.com/-MshUYF17ow0/Uv3axTrT9yI/AAAAAAAADg0/9wJJanZq1BM/s1600/Screenshot_2014-02-14-16-54-50-crop-blog.png">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143500" cy="2286000"/>
                          </a:xfrm>
                          <a:prstGeom prst="rect">
                            <a:avLst/>
                          </a:prstGeom>
                          <a:noFill/>
                          <a:ln>
                            <a:noFill/>
                          </a:ln>
                        </pic:spPr>
                      </pic:pic>
                    </a:graphicData>
                  </a:graphic>
                </wp:inline>
              </w:drawing>
            </w:r>
          </w:p>
        </w:tc>
      </w:tr>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sidRPr="00A23E6C">
              <w:rPr>
                <w:rFonts w:ascii="新細明體" w:eastAsia="新細明體" w:hAnsi="新細明體" w:cs="新細明體"/>
                <w:kern w:val="0"/>
                <w:szCs w:val="24"/>
              </w:rPr>
              <w:t>MX Player 圖示</w:t>
            </w:r>
          </w:p>
        </w:tc>
      </w:tr>
    </w:tbl>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br/>
        <w:t>按下手機的選單圖示開啟 MX Player 的選單，選擇"網路串流"，並在其中輸入：</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Courier New" w:eastAsia="新細明體" w:hAnsi="Courier New" w:cs="Courier New"/>
          <w:b/>
          <w:bCs/>
          <w:i/>
          <w:iCs/>
          <w:kern w:val="0"/>
          <w:szCs w:val="24"/>
        </w:rPr>
        <w:t>rtsp://192.168.11.12:8554</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lastRenderedPageBreak/>
        <w:br/>
        <w:t>其中，</w:t>
      </w:r>
      <w:r w:rsidRPr="00A23E6C">
        <w:rPr>
          <w:rFonts w:ascii="新細明體" w:eastAsia="新細明體" w:hAnsi="新細明體" w:cs="新細明體"/>
          <w:b/>
          <w:bCs/>
          <w:kern w:val="0"/>
          <w:szCs w:val="24"/>
        </w:rPr>
        <w:t>192.168.11.12</w:t>
      </w:r>
      <w:r w:rsidRPr="00A23E6C">
        <w:rPr>
          <w:rFonts w:ascii="新細明體" w:eastAsia="新細明體" w:hAnsi="新細明體" w:cs="新細明體"/>
          <w:kern w:val="0"/>
          <w:szCs w:val="24"/>
        </w:rPr>
        <w:t xml:space="preserve"> 是樹莓派主機的 IP 位址；</w:t>
      </w:r>
      <w:r w:rsidRPr="00A23E6C">
        <w:rPr>
          <w:rFonts w:ascii="新細明體" w:eastAsia="新細明體" w:hAnsi="新細明體" w:cs="新細明體"/>
          <w:b/>
          <w:bCs/>
          <w:kern w:val="0"/>
          <w:szCs w:val="24"/>
        </w:rPr>
        <w:t>8554</w:t>
      </w:r>
      <w:r w:rsidRPr="00A23E6C">
        <w:rPr>
          <w:rFonts w:ascii="新細明體" w:eastAsia="新細明體" w:hAnsi="新細明體" w:cs="新細明體"/>
          <w:kern w:val="0"/>
          <w:szCs w:val="24"/>
        </w:rPr>
        <w:t xml:space="preserve"> 是 Port 號碼，設定在剛剛建立串流的指令中。</w:t>
      </w:r>
    </w:p>
    <w:tbl>
      <w:tblPr>
        <w:tblW w:w="0" w:type="auto"/>
        <w:jc w:val="center"/>
        <w:tblCellSpacing w:w="0" w:type="dxa"/>
        <w:tblCellMar>
          <w:left w:w="0" w:type="dxa"/>
          <w:right w:w="0" w:type="dxa"/>
        </w:tblCellMar>
        <w:tblLook w:val="04A0" w:firstRow="1" w:lastRow="0" w:firstColumn="1" w:lastColumn="0" w:noHBand="0" w:noVBand="1"/>
      </w:tblPr>
      <w:tblGrid>
        <w:gridCol w:w="3370"/>
      </w:tblGrid>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2139950" cy="3810000"/>
                  <wp:effectExtent l="0" t="0" r="0" b="0"/>
                  <wp:docPr id="30" name="圖片 30" descr="MX Player - &quot;網路串流&quot;設定視窗">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X Player - &quot;網路串流&quot;設定視窗">
                            <a:hlinkClick r:id="rId122"/>
                          </pic:cNvPr>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139950" cy="3810000"/>
                          </a:xfrm>
                          <a:prstGeom prst="rect">
                            <a:avLst/>
                          </a:prstGeom>
                          <a:noFill/>
                          <a:ln>
                            <a:noFill/>
                          </a:ln>
                        </pic:spPr>
                      </pic:pic>
                    </a:graphicData>
                  </a:graphic>
                </wp:inline>
              </w:drawing>
            </w:r>
          </w:p>
        </w:tc>
      </w:tr>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sidRPr="00A23E6C">
              <w:rPr>
                <w:rFonts w:ascii="新細明體" w:eastAsia="新細明體" w:hAnsi="新細明體" w:cs="新細明體"/>
                <w:kern w:val="0"/>
                <w:szCs w:val="24"/>
              </w:rPr>
              <w:t>MX Player - "網路串流"設定視窗</w:t>
            </w:r>
          </w:p>
        </w:tc>
      </w:tr>
    </w:tbl>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br/>
        <w:t>輸入完成之後，按下"確定"，就能看到影像了！</w:t>
      </w:r>
    </w:p>
    <w:tbl>
      <w:tblPr>
        <w:tblW w:w="0" w:type="auto"/>
        <w:jc w:val="center"/>
        <w:tblCellSpacing w:w="0" w:type="dxa"/>
        <w:tblCellMar>
          <w:left w:w="0" w:type="dxa"/>
          <w:right w:w="0" w:type="dxa"/>
        </w:tblCellMar>
        <w:tblLook w:val="04A0" w:firstRow="1" w:lastRow="0" w:firstColumn="1" w:lastColumn="0" w:noHBand="0" w:noVBand="1"/>
      </w:tblPr>
      <w:tblGrid>
        <w:gridCol w:w="6000"/>
      </w:tblGrid>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3810000" cy="2139950"/>
                  <wp:effectExtent l="0" t="0" r="0" b="0"/>
                  <wp:docPr id="29" name="圖片 29" descr="http://1.bp.blogspot.com/-6Dbw3EcoAFA/UvxKGcxwkaI/AAAAAAAADes/MTar30evTpw/s1600/Screenshot_2014-02-13-12-23-21-blog.pn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1.bp.blogspot.com/-6Dbw3EcoAFA/UvxKGcxwkaI/AAAAAAAADes/MTar30evTpw/s1600/Screenshot_2014-02-13-12-23-21-blog.png">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10000" cy="2139950"/>
                          </a:xfrm>
                          <a:prstGeom prst="rect">
                            <a:avLst/>
                          </a:prstGeom>
                          <a:noFill/>
                          <a:ln>
                            <a:noFill/>
                          </a:ln>
                        </pic:spPr>
                      </pic:pic>
                    </a:graphicData>
                  </a:graphic>
                </wp:inline>
              </w:drawing>
            </w:r>
          </w:p>
        </w:tc>
      </w:tr>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sidRPr="00A23E6C">
              <w:rPr>
                <w:rFonts w:ascii="新細明體" w:eastAsia="新細明體" w:hAnsi="新細明體" w:cs="新細明體"/>
                <w:kern w:val="0"/>
                <w:szCs w:val="24"/>
              </w:rPr>
              <w:t>MX Player 播放由樹莓派傳過來的攝像機影像</w:t>
            </w:r>
          </w:p>
        </w:tc>
      </w:tr>
    </w:tbl>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br/>
        <w:t>影像看到了！現在可以換到 Windows OS 了嗎 ?</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b/>
          <w:bCs/>
          <w:kern w:val="0"/>
          <w:szCs w:val="24"/>
        </w:rPr>
        <w:t>-- Windows (8) 作業系統</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在桌面開啟一個 "</w:t>
      </w:r>
      <w:r w:rsidRPr="00A23E6C">
        <w:rPr>
          <w:rFonts w:ascii="新細明體" w:eastAsia="新細明體" w:hAnsi="新細明體" w:cs="新細明體"/>
          <w:b/>
          <w:bCs/>
          <w:kern w:val="0"/>
          <w:szCs w:val="24"/>
        </w:rPr>
        <w:t>命令提示字元</w:t>
      </w:r>
      <w:r w:rsidRPr="00A23E6C">
        <w:rPr>
          <w:rFonts w:ascii="新細明體" w:eastAsia="新細明體" w:hAnsi="新細明體" w:cs="新細明體"/>
          <w:kern w:val="0"/>
          <w:szCs w:val="24"/>
        </w:rPr>
        <w:t>" 視窗。還記得我們下載了兩個可攜板的軟體嗎？其中 mplayer 是一個要在命令列輸入指令的軟體，而 VLC Media Player 可以直接點擊開啟。</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lastRenderedPageBreak/>
        <w:t xml:space="preserve">在 </w:t>
      </w:r>
      <w:r w:rsidRPr="00A23E6C">
        <w:rPr>
          <w:rFonts w:ascii="新細明體" w:eastAsia="新細明體" w:hAnsi="新細明體" w:cs="新細明體"/>
          <w:b/>
          <w:bCs/>
          <w:i/>
          <w:iCs/>
          <w:kern w:val="0"/>
          <w:szCs w:val="24"/>
        </w:rPr>
        <w:t>VLC</w:t>
      </w:r>
      <w:r w:rsidRPr="00A23E6C">
        <w:rPr>
          <w:rFonts w:ascii="新細明體" w:eastAsia="新細明體" w:hAnsi="新細明體" w:cs="新細明體"/>
          <w:kern w:val="0"/>
          <w:szCs w:val="24"/>
        </w:rPr>
        <w:t xml:space="preserve"> 目錄裡點擊 </w:t>
      </w:r>
      <w:r w:rsidRPr="00A23E6C">
        <w:rPr>
          <w:rFonts w:ascii="Courier New" w:eastAsia="新細明體" w:hAnsi="Courier New" w:cs="Courier New"/>
          <w:b/>
          <w:bCs/>
          <w:i/>
          <w:iCs/>
          <w:kern w:val="0"/>
          <w:szCs w:val="24"/>
        </w:rPr>
        <w:t>vcl.exe</w:t>
      </w:r>
      <w:r w:rsidRPr="00A23E6C">
        <w:rPr>
          <w:rFonts w:ascii="Courier New" w:eastAsia="新細明體" w:hAnsi="Courier New" w:cs="Courier New"/>
          <w:b/>
          <w:bCs/>
          <w:kern w:val="0"/>
          <w:szCs w:val="24"/>
        </w:rPr>
        <w:t> </w:t>
      </w:r>
      <w:r w:rsidRPr="00A23E6C">
        <w:rPr>
          <w:rFonts w:ascii="新細明體" w:eastAsia="新細明體" w:hAnsi="新細明體" w:cs="新細明體"/>
          <w:kern w:val="0"/>
          <w:szCs w:val="24"/>
        </w:rPr>
        <w:t>開啟 VCL Media Play ( 媒體撥放器 )，點選 "</w:t>
      </w:r>
      <w:r w:rsidRPr="00A23E6C">
        <w:rPr>
          <w:rFonts w:ascii="新細明體" w:eastAsia="新細明體" w:hAnsi="新細明體" w:cs="新細明體"/>
          <w:b/>
          <w:bCs/>
          <w:kern w:val="0"/>
          <w:szCs w:val="24"/>
        </w:rPr>
        <w:t>媒體 / 開啟網路串流...</w:t>
      </w:r>
      <w:r w:rsidRPr="00A23E6C">
        <w:rPr>
          <w:rFonts w:ascii="新細明體" w:eastAsia="新細明體" w:hAnsi="新細明體" w:cs="新細明體"/>
          <w:kern w:val="0"/>
          <w:szCs w:val="24"/>
        </w:rPr>
        <w:t>" 開啟輸入視窗</w:t>
      </w:r>
    </w:p>
    <w:tbl>
      <w:tblPr>
        <w:tblW w:w="0" w:type="auto"/>
        <w:jc w:val="center"/>
        <w:tblCellSpacing w:w="0" w:type="dxa"/>
        <w:tblCellMar>
          <w:left w:w="0" w:type="dxa"/>
          <w:right w:w="0" w:type="dxa"/>
        </w:tblCellMar>
        <w:tblLook w:val="04A0" w:firstRow="1" w:lastRow="0" w:firstColumn="1" w:lastColumn="0" w:noHBand="0" w:noVBand="1"/>
      </w:tblPr>
      <w:tblGrid>
        <w:gridCol w:w="6000"/>
      </w:tblGrid>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3810000" cy="3003550"/>
                  <wp:effectExtent l="0" t="0" r="0" b="6350"/>
                  <wp:docPr id="28" name="圖片 28" descr="VCL Medial Player - 開啟網路串流...">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CL Medial Player - 開啟網路串流...">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10000" cy="3003550"/>
                          </a:xfrm>
                          <a:prstGeom prst="rect">
                            <a:avLst/>
                          </a:prstGeom>
                          <a:noFill/>
                          <a:ln>
                            <a:noFill/>
                          </a:ln>
                        </pic:spPr>
                      </pic:pic>
                    </a:graphicData>
                  </a:graphic>
                </wp:inline>
              </w:drawing>
            </w:r>
          </w:p>
        </w:tc>
      </w:tr>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sidRPr="00A23E6C">
              <w:rPr>
                <w:rFonts w:ascii="新細明體" w:eastAsia="新細明體" w:hAnsi="新細明體" w:cs="新細明體"/>
                <w:kern w:val="0"/>
                <w:szCs w:val="24"/>
              </w:rPr>
              <w:t>VCL Medial Player - 開啟網路串流...</w:t>
            </w:r>
          </w:p>
        </w:tc>
      </w:tr>
    </w:tbl>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br/>
        <w:t>在"</w:t>
      </w:r>
      <w:r w:rsidRPr="00A23E6C">
        <w:rPr>
          <w:rFonts w:ascii="新細明體" w:eastAsia="新細明體" w:hAnsi="新細明體" w:cs="新細明體"/>
          <w:b/>
          <w:bCs/>
          <w:kern w:val="0"/>
          <w:szCs w:val="24"/>
        </w:rPr>
        <w:t>網路</w:t>
      </w:r>
      <w:r w:rsidRPr="00A23E6C">
        <w:rPr>
          <w:rFonts w:ascii="新細明體" w:eastAsia="新細明體" w:hAnsi="新細明體" w:cs="新細明體"/>
          <w:kern w:val="0"/>
          <w:szCs w:val="24"/>
        </w:rPr>
        <w:t xml:space="preserve">"頁面中，輸入網址 </w:t>
      </w:r>
      <w:r w:rsidRPr="00A23E6C">
        <w:rPr>
          <w:rFonts w:ascii="新細明體" w:eastAsia="新細明體" w:hAnsi="新細明體" w:cs="新細明體"/>
          <w:b/>
          <w:bCs/>
          <w:i/>
          <w:iCs/>
          <w:kern w:val="0"/>
          <w:szCs w:val="24"/>
        </w:rPr>
        <w:t>rtsp://192.168.11.12:8554</w:t>
      </w:r>
      <w:r w:rsidRPr="00A23E6C">
        <w:rPr>
          <w:rFonts w:ascii="新細明體" w:eastAsia="新細明體" w:hAnsi="新細明體" w:cs="新細明體"/>
          <w:kern w:val="0"/>
          <w:szCs w:val="24"/>
        </w:rPr>
        <w:t> 再按下"</w:t>
      </w:r>
      <w:r w:rsidRPr="00A23E6C">
        <w:rPr>
          <w:rFonts w:ascii="新細明體" w:eastAsia="新細明體" w:hAnsi="新細明體" w:cs="新細明體"/>
          <w:b/>
          <w:bCs/>
          <w:kern w:val="0"/>
          <w:szCs w:val="24"/>
        </w:rPr>
        <w:t>播放</w:t>
      </w:r>
      <w:r w:rsidRPr="00A23E6C">
        <w:rPr>
          <w:rFonts w:ascii="新細明體" w:eastAsia="新細明體" w:hAnsi="新細明體" w:cs="新細明體"/>
          <w:kern w:val="0"/>
          <w:szCs w:val="24"/>
        </w:rPr>
        <w:t>"按鈕，開啟網路串流</w:t>
      </w:r>
    </w:p>
    <w:tbl>
      <w:tblPr>
        <w:tblW w:w="0" w:type="auto"/>
        <w:jc w:val="center"/>
        <w:tblCellSpacing w:w="0" w:type="dxa"/>
        <w:tblCellMar>
          <w:left w:w="0" w:type="dxa"/>
          <w:right w:w="0" w:type="dxa"/>
        </w:tblCellMar>
        <w:tblLook w:val="04A0" w:firstRow="1" w:lastRow="0" w:firstColumn="1" w:lastColumn="0" w:noHBand="0" w:noVBand="1"/>
      </w:tblPr>
      <w:tblGrid>
        <w:gridCol w:w="6000"/>
      </w:tblGrid>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3810000" cy="3206750"/>
                  <wp:effectExtent l="0" t="0" r="0" b="0"/>
                  <wp:docPr id="27" name="圖片 27" descr="http://1.bp.blogspot.com/-z-V2sekfNco/Uv5Ebu6MAcI/AAAAAAAADho/Mz36gd931s4/s1600/VLC_Open-Stream2-blog.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1.bp.blogspot.com/-z-V2sekfNco/Uv5Ebu6MAcI/AAAAAAAADho/Mz36gd931s4/s1600/VLC_Open-Stream2-blog.pn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810000" cy="3206750"/>
                          </a:xfrm>
                          <a:prstGeom prst="rect">
                            <a:avLst/>
                          </a:prstGeom>
                          <a:noFill/>
                          <a:ln>
                            <a:noFill/>
                          </a:ln>
                        </pic:spPr>
                      </pic:pic>
                    </a:graphicData>
                  </a:graphic>
                </wp:inline>
              </w:drawing>
            </w:r>
          </w:p>
        </w:tc>
      </w:tr>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sidRPr="00A23E6C">
              <w:rPr>
                <w:rFonts w:ascii="新細明體" w:eastAsia="新細明體" w:hAnsi="新細明體" w:cs="新細明體"/>
                <w:kern w:val="0"/>
                <w:szCs w:val="24"/>
              </w:rPr>
              <w:t>"網路串流"輸入畫面</w:t>
            </w:r>
          </w:p>
        </w:tc>
      </w:tr>
    </w:tbl>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br/>
        <w:t>成功在 VLC Medial Player 開啟網路串流之後，在命令提示字元視窗裡輸入下面指令格式開啟 mplayer</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Courier New" w:eastAsia="新細明體" w:hAnsi="Courier New" w:cs="Courier New"/>
          <w:b/>
          <w:bCs/>
          <w:i/>
          <w:iCs/>
          <w:kern w:val="0"/>
          <w:szCs w:val="24"/>
        </w:rPr>
        <w:t>[Path to mplayer.exe]\mplayer.exe rtsp://192.168.11.12:8554/ </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例如：</w:t>
      </w:r>
    </w:p>
    <w:p w:rsidR="00A23E6C" w:rsidRPr="00A23E6C" w:rsidRDefault="00A23E6C" w:rsidP="00A23E6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A23E6C">
        <w:rPr>
          <w:rFonts w:ascii="細明體" w:eastAsia="細明體" w:hAnsi="細明體" w:cs="細明體"/>
          <w:color w:val="F8F8F8"/>
          <w:kern w:val="0"/>
          <w:szCs w:val="24"/>
        </w:rPr>
        <w:t>c:\portables\mplayer-svn-36251\mplayer.exe rtsp://192.168.11.12:8554/</w:t>
      </w:r>
    </w:p>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lastRenderedPageBreak/>
        <w:br/>
        <w:t>成功之後就會出現 mplayer 的視窗。</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如下圖就是同時執行 VLC Media Player 和 mplayer 的擷取畫面。若是手機上的 MX Player 還未關閉的話就是同時兩個地方三個軟體觀看樹莓派傳送的串流影片 ^_^</w:t>
      </w:r>
    </w:p>
    <w:tbl>
      <w:tblPr>
        <w:tblW w:w="0" w:type="auto"/>
        <w:jc w:val="center"/>
        <w:tblCellSpacing w:w="0" w:type="dxa"/>
        <w:tblCellMar>
          <w:left w:w="0" w:type="dxa"/>
          <w:right w:w="0" w:type="dxa"/>
        </w:tblCellMar>
        <w:tblLook w:val="04A0" w:firstRow="1" w:lastRow="0" w:firstColumn="1" w:lastColumn="0" w:noHBand="0" w:noVBand="1"/>
      </w:tblPr>
      <w:tblGrid>
        <w:gridCol w:w="9600"/>
      </w:tblGrid>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6096000" cy="5753100"/>
                  <wp:effectExtent l="0" t="0" r="0" b="0"/>
                  <wp:docPr id="26" name="圖片 26" descr="Windows 系統, mplayer 和 VLC media player 同時開啟同一串流影像">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Windows 系統, mplayer 和 VLC media player 同時開啟同一串流影像">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096000" cy="5753100"/>
                          </a:xfrm>
                          <a:prstGeom prst="rect">
                            <a:avLst/>
                          </a:prstGeom>
                          <a:noFill/>
                          <a:ln>
                            <a:noFill/>
                          </a:ln>
                        </pic:spPr>
                      </pic:pic>
                    </a:graphicData>
                  </a:graphic>
                </wp:inline>
              </w:drawing>
            </w:r>
          </w:p>
        </w:tc>
      </w:tr>
      <w:tr w:rsidR="00A23E6C" w:rsidRPr="00A23E6C" w:rsidTr="00A23E6C">
        <w:trPr>
          <w:tblCellSpacing w:w="0" w:type="dxa"/>
          <w:jc w:val="center"/>
        </w:trPr>
        <w:tc>
          <w:tcPr>
            <w:tcW w:w="0" w:type="auto"/>
            <w:vAlign w:val="center"/>
            <w:hideMark/>
          </w:tcPr>
          <w:p w:rsidR="00A23E6C" w:rsidRPr="00A23E6C" w:rsidRDefault="00A23E6C" w:rsidP="00A23E6C">
            <w:pPr>
              <w:widowControl/>
              <w:jc w:val="center"/>
              <w:rPr>
                <w:rFonts w:ascii="新細明體" w:eastAsia="新細明體" w:hAnsi="新細明體" w:cs="新細明體"/>
                <w:kern w:val="0"/>
                <w:szCs w:val="24"/>
              </w:rPr>
            </w:pPr>
            <w:r w:rsidRPr="00A23E6C">
              <w:rPr>
                <w:rFonts w:ascii="新細明體" w:eastAsia="新細明體" w:hAnsi="新細明體" w:cs="新細明體"/>
                <w:kern w:val="0"/>
                <w:szCs w:val="24"/>
              </w:rPr>
              <w:t>Windows 系統, mplayer 和 VLC media player 同時開啟同一串流影像</w:t>
            </w:r>
          </w:p>
        </w:tc>
      </w:tr>
    </w:tbl>
    <w:p w:rsidR="00A23E6C" w:rsidRPr="00A23E6C" w:rsidRDefault="00A23E6C" w:rsidP="00A23E6C">
      <w:pPr>
        <w:widowControl/>
        <w:spacing w:after="240"/>
        <w:rPr>
          <w:rFonts w:ascii="新細明體" w:eastAsia="新細明體" w:hAnsi="新細明體" w:cs="新細明體"/>
          <w:kern w:val="0"/>
          <w:szCs w:val="24"/>
        </w:rPr>
      </w:pPr>
      <w:r w:rsidRPr="00A23E6C">
        <w:rPr>
          <w:rFonts w:ascii="新細明體" w:eastAsia="新細明體" w:hAnsi="新細明體" w:cs="新細明體"/>
          <w:kern w:val="0"/>
          <w:szCs w:val="24"/>
        </w:rPr>
        <w:br/>
        <w:t>所以一旦在樹莓派中建立串流輸出之後，只要接收端軟體可以正確解碼，就可以</w:t>
      </w:r>
      <w:r w:rsidRPr="00A23E6C">
        <w:rPr>
          <w:rFonts w:ascii="新細明體" w:eastAsia="新細明體" w:hAnsi="新細明體" w:cs="新細明體"/>
          <w:kern w:val="0"/>
          <w:sz w:val="36"/>
          <w:szCs w:val="36"/>
        </w:rPr>
        <w:t>同時</w:t>
      </w:r>
      <w:r w:rsidRPr="00A23E6C">
        <w:rPr>
          <w:rFonts w:ascii="新細明體" w:eastAsia="新細明體" w:hAnsi="新細明體" w:cs="新細明體"/>
          <w:kern w:val="0"/>
          <w:szCs w:val="24"/>
        </w:rPr>
        <w:t>在不同地方開啟這串流影片，而且幾乎是即時的 ( 這跟串流輸出設定、網路品質... 等因素有關 ) !</w:t>
      </w:r>
      <w:r w:rsidRPr="00A23E6C">
        <w:rPr>
          <w:rFonts w:ascii="新細明體" w:eastAsia="新細明體" w:hAnsi="新細明體" w:cs="新細明體"/>
          <w:kern w:val="0"/>
          <w:szCs w:val="24"/>
        </w:rPr>
        <w:br/>
      </w:r>
      <w:r w:rsidRPr="00A23E6C">
        <w:rPr>
          <w:rFonts w:ascii="新細明體" w:eastAsia="新細明體" w:hAnsi="新細明體" w:cs="新細明體"/>
          <w:b/>
          <w:bCs/>
          <w:i/>
          <w:iCs/>
          <w:color w:val="E06666"/>
          <w:kern w:val="0"/>
          <w:szCs w:val="24"/>
        </w:rPr>
        <w:br/>
      </w:r>
      <w:r w:rsidRPr="00A23E6C">
        <w:rPr>
          <w:rFonts w:ascii="新細明體" w:eastAsia="新細明體" w:hAnsi="新細明體" w:cs="新細明體"/>
          <w:i/>
          <w:iCs/>
          <w:color w:val="E06666"/>
          <w:kern w:val="0"/>
          <w:szCs w:val="24"/>
        </w:rPr>
        <w:t>Note ：rtsp 很適合用在區域網路上，但要經由路由器出去到外面網路有一點難度；要克服這問題，可以使用 VLC 將串流組態成 HTTP 格式，但這種方式比較耗 CPU 資源，有時也會丟失影像，但這方式很容易在路由器做 port forward。</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b/>
          <w:bCs/>
          <w:kern w:val="0"/>
          <w:sz w:val="36"/>
          <w:szCs w:val="36"/>
        </w:rPr>
        <w:lastRenderedPageBreak/>
        <w:t>總結：</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總體來說，使用上因為有官方與其他第三方的軟體配合，文件與資源很多，遇到問題時也可以馬上找到問題點，入門與自學上非常方便！</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希望上面的介紹能夠讓處在猶豫邊緣的你(妳)，提供一個做為要不要入手樹莓派攝像機的選擇參考！</w:t>
      </w:r>
    </w:p>
    <w:p w:rsidR="00A23E6C" w:rsidRPr="00A23E6C" w:rsidRDefault="004B7977" w:rsidP="00A23E6C">
      <w:pPr>
        <w:widowControl/>
        <w:rPr>
          <w:rFonts w:ascii="新細明體" w:eastAsia="新細明體" w:hAnsi="新細明體" w:cs="新細明體"/>
          <w:kern w:val="0"/>
          <w:szCs w:val="24"/>
        </w:rPr>
      </w:pPr>
      <w:r>
        <w:rPr>
          <w:rFonts w:ascii="新細明體" w:eastAsia="新細明體" w:hAnsi="新細明體" w:cs="新細明體"/>
          <w:kern w:val="0"/>
          <w:szCs w:val="24"/>
        </w:rPr>
        <w:pict>
          <v:rect id="_x0000_i1027" style="width:0;height:1.5pt" o:hralign="center" o:hrstd="t" o:hr="t" fillcolor="#a0a0a0" stroked="f"/>
        </w:pict>
      </w:r>
    </w:p>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b/>
          <w:bCs/>
          <w:kern w:val="0"/>
          <w:szCs w:val="24"/>
        </w:rPr>
        <w:t>** 指令 ( raspivid, cvlc, mplayer ) 簡單說明</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新細明體" w:eastAsia="新細明體" w:hAnsi="新細明體" w:cs="新細明體"/>
          <w:i/>
          <w:iCs/>
          <w:kern w:val="0"/>
          <w:szCs w:val="24"/>
        </w:rPr>
        <w:t>這裡只簡單說明在本網頁所使用的指令格式，至於完整的指令說明請閱讀下面提供的超連結：</w:t>
      </w:r>
    </w:p>
    <w:p w:rsidR="00A23E6C" w:rsidRPr="00A23E6C" w:rsidRDefault="00A23E6C" w:rsidP="00A23E6C">
      <w:pPr>
        <w:widowControl/>
        <w:numPr>
          <w:ilvl w:val="0"/>
          <w:numId w:val="29"/>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i/>
          <w:iCs/>
          <w:kern w:val="0"/>
          <w:szCs w:val="24"/>
        </w:rPr>
        <w:t>raspivid</w:t>
      </w:r>
      <w:r w:rsidRPr="00A23E6C">
        <w:rPr>
          <w:rFonts w:ascii="新細明體" w:eastAsia="新細明體" w:hAnsi="新細明體" w:cs="新細明體"/>
          <w:i/>
          <w:iCs/>
          <w:kern w:val="0"/>
          <w:szCs w:val="24"/>
        </w:rPr>
        <w:t> ( or </w:t>
      </w:r>
      <w:r w:rsidRPr="00A23E6C">
        <w:rPr>
          <w:rFonts w:ascii="新細明體" w:eastAsia="新細明體" w:hAnsi="新細明體" w:cs="新細明體"/>
          <w:b/>
          <w:bCs/>
          <w:i/>
          <w:iCs/>
          <w:kern w:val="0"/>
          <w:szCs w:val="24"/>
        </w:rPr>
        <w:t>raspistill</w:t>
      </w:r>
      <w:r w:rsidRPr="00A23E6C">
        <w:rPr>
          <w:rFonts w:ascii="新細明體" w:eastAsia="新細明體" w:hAnsi="新細明體" w:cs="新細明體"/>
          <w:i/>
          <w:iCs/>
          <w:kern w:val="0"/>
          <w:szCs w:val="24"/>
        </w:rPr>
        <w:t> )：如網頁開頭所提供的</w:t>
      </w:r>
      <w:hyperlink r:id="rId132" w:tgtFrame="_blank" w:history="1">
        <w:r w:rsidRPr="00A23E6C">
          <w:rPr>
            <w:rFonts w:ascii="新細明體" w:eastAsia="新細明體" w:hAnsi="新細明體" w:cs="新細明體"/>
            <w:i/>
            <w:iCs/>
            <w:color w:val="0000FF"/>
            <w:kern w:val="0"/>
            <w:szCs w:val="24"/>
            <w:u w:val="single"/>
          </w:rPr>
          <w:t>文件</w:t>
        </w:r>
      </w:hyperlink>
      <w:r w:rsidRPr="00A23E6C">
        <w:rPr>
          <w:rFonts w:ascii="新細明體" w:eastAsia="新細明體" w:hAnsi="新細明體" w:cs="新細明體"/>
          <w:i/>
          <w:iCs/>
          <w:kern w:val="0"/>
          <w:szCs w:val="24"/>
        </w:rPr>
        <w:t>資料</w:t>
      </w:r>
    </w:p>
    <w:p w:rsidR="00A23E6C" w:rsidRPr="00A23E6C" w:rsidRDefault="00A23E6C" w:rsidP="00A23E6C">
      <w:pPr>
        <w:widowControl/>
        <w:numPr>
          <w:ilvl w:val="0"/>
          <w:numId w:val="29"/>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i/>
          <w:iCs/>
          <w:kern w:val="0"/>
          <w:szCs w:val="24"/>
        </w:rPr>
        <w:t>cvlc</w:t>
      </w:r>
      <w:r w:rsidRPr="00A23E6C">
        <w:rPr>
          <w:rFonts w:ascii="新細明體" w:eastAsia="新細明體" w:hAnsi="新細明體" w:cs="新細明體"/>
          <w:i/>
          <w:iCs/>
          <w:kern w:val="0"/>
          <w:szCs w:val="24"/>
        </w:rPr>
        <w:t>：參照這 </w:t>
      </w:r>
      <w:hyperlink r:id="rId133" w:tgtFrame="_blank" w:history="1">
        <w:r w:rsidRPr="00A23E6C">
          <w:rPr>
            <w:rFonts w:ascii="新細明體" w:eastAsia="新細明體" w:hAnsi="新細明體" w:cs="新細明體"/>
            <w:i/>
            <w:iCs/>
            <w:color w:val="0000FF"/>
            <w:kern w:val="0"/>
            <w:szCs w:val="24"/>
            <w:u w:val="single"/>
          </w:rPr>
          <w:t>WiKi</w:t>
        </w:r>
      </w:hyperlink>
      <w:r w:rsidRPr="00A23E6C">
        <w:rPr>
          <w:rFonts w:ascii="新細明體" w:eastAsia="新細明體" w:hAnsi="新細明體" w:cs="新細明體"/>
          <w:i/>
          <w:iCs/>
          <w:kern w:val="0"/>
          <w:szCs w:val="24"/>
        </w:rPr>
        <w:t>，資料很多、</w:t>
      </w:r>
      <w:hyperlink r:id="rId134" w:tgtFrame="_blank" w:history="1">
        <w:r w:rsidRPr="00A23E6C">
          <w:rPr>
            <w:rFonts w:ascii="新細明體" w:eastAsia="新細明體" w:hAnsi="新細明體" w:cs="新細明體"/>
            <w:i/>
            <w:iCs/>
            <w:color w:val="0000FF"/>
            <w:kern w:val="0"/>
            <w:szCs w:val="24"/>
            <w:u w:val="single"/>
          </w:rPr>
          <w:t>Comand-line help</w:t>
        </w:r>
      </w:hyperlink>
      <w:r w:rsidRPr="00A23E6C">
        <w:rPr>
          <w:rFonts w:ascii="新細明體" w:eastAsia="新細明體" w:hAnsi="新細明體" w:cs="新細明體"/>
          <w:i/>
          <w:iCs/>
          <w:kern w:val="0"/>
          <w:szCs w:val="24"/>
        </w:rPr>
        <w:t>、</w:t>
      </w:r>
      <w:hyperlink r:id="rId135" w:tgtFrame="_blank" w:history="1">
        <w:r w:rsidRPr="00A23E6C">
          <w:rPr>
            <w:rFonts w:ascii="新細明體" w:eastAsia="新細明體" w:hAnsi="新細明體" w:cs="新細明體"/>
            <w:i/>
            <w:iCs/>
            <w:color w:val="0000FF"/>
            <w:kern w:val="0"/>
            <w:szCs w:val="24"/>
            <w:u w:val="single"/>
          </w:rPr>
          <w:t>Comand-lne examples</w:t>
        </w:r>
      </w:hyperlink>
      <w:r w:rsidRPr="00A23E6C">
        <w:rPr>
          <w:rFonts w:ascii="新細明體" w:eastAsia="新細明體" w:hAnsi="新細明體" w:cs="新細明體"/>
          <w:kern w:val="0"/>
          <w:szCs w:val="24"/>
        </w:rPr>
        <w:t>、</w:t>
      </w:r>
      <w:hyperlink r:id="rId136" w:tgtFrame="_blank" w:history="1">
        <w:r w:rsidRPr="00A23E6C">
          <w:rPr>
            <w:rFonts w:ascii="新細明體" w:eastAsia="新細明體" w:hAnsi="新細明體" w:cs="新細明體"/>
            <w:i/>
            <w:iCs/>
            <w:color w:val="0000FF"/>
            <w:kern w:val="0"/>
            <w:szCs w:val="24"/>
            <w:u w:val="single"/>
          </w:rPr>
          <w:t>VLC user guide</w:t>
        </w:r>
      </w:hyperlink>
      <w:r w:rsidRPr="00A23E6C">
        <w:rPr>
          <w:rFonts w:ascii="新細明體" w:eastAsia="新細明體" w:hAnsi="新細明體" w:cs="新細明體"/>
          <w:i/>
          <w:iCs/>
          <w:kern w:val="0"/>
          <w:szCs w:val="24"/>
        </w:rPr>
        <w:t>、C</w:t>
      </w:r>
      <w:hyperlink r:id="rId137" w:tgtFrame="_blank" w:history="1">
        <w:r w:rsidRPr="00A23E6C">
          <w:rPr>
            <w:rFonts w:ascii="新細明體" w:eastAsia="新細明體" w:hAnsi="新細明體" w:cs="新細明體"/>
            <w:i/>
            <w:iCs/>
            <w:color w:val="0000FF"/>
            <w:kern w:val="0"/>
            <w:szCs w:val="24"/>
            <w:u w:val="single"/>
          </w:rPr>
          <w:t>hapter 4. The command line interface</w:t>
        </w:r>
      </w:hyperlink>
      <w:r w:rsidRPr="00A23E6C">
        <w:rPr>
          <w:rFonts w:ascii="新細明體" w:eastAsia="新細明體" w:hAnsi="新細明體" w:cs="新細明體"/>
          <w:i/>
          <w:iCs/>
          <w:kern w:val="0"/>
          <w:szCs w:val="24"/>
        </w:rPr>
        <w:t> 尋找</w:t>
      </w:r>
      <w:r w:rsidRPr="00A23E6C">
        <w:rPr>
          <w:rFonts w:ascii="新細明體" w:eastAsia="新細明體" w:hAnsi="新細明體" w:cs="新細明體"/>
          <w:b/>
          <w:bCs/>
          <w:i/>
          <w:iCs/>
          <w:kern w:val="0"/>
          <w:szCs w:val="24"/>
        </w:rPr>
        <w:t> rtp</w:t>
      </w:r>
    </w:p>
    <w:p w:rsidR="00A23E6C" w:rsidRPr="00A23E6C" w:rsidRDefault="00A23E6C" w:rsidP="00A23E6C">
      <w:pPr>
        <w:widowControl/>
        <w:numPr>
          <w:ilvl w:val="0"/>
          <w:numId w:val="29"/>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i/>
          <w:iCs/>
          <w:kern w:val="0"/>
          <w:szCs w:val="24"/>
        </w:rPr>
        <w:t>mplayer</w:t>
      </w:r>
      <w:r w:rsidRPr="00A23E6C">
        <w:rPr>
          <w:rFonts w:ascii="新細明體" w:eastAsia="新細明體" w:hAnsi="新細明體" w:cs="新細明體"/>
          <w:i/>
          <w:iCs/>
          <w:kern w:val="0"/>
          <w:szCs w:val="24"/>
        </w:rPr>
        <w:t>：官網的</w:t>
      </w:r>
      <w:hyperlink r:id="rId138" w:tgtFrame="_blank" w:history="1">
        <w:r w:rsidRPr="00A23E6C">
          <w:rPr>
            <w:rFonts w:ascii="新細明體" w:eastAsia="新細明體" w:hAnsi="新細明體" w:cs="新細明體"/>
            <w:i/>
            <w:iCs/>
            <w:color w:val="0000FF"/>
            <w:kern w:val="0"/>
            <w:szCs w:val="24"/>
            <w:u w:val="single"/>
          </w:rPr>
          <w:t>命令列參數說明</w:t>
        </w:r>
      </w:hyperlink>
    </w:p>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br/>
        <w:t>在上節中，樹莓派開啟串流檔的指令，同一個指令時為兩個指令的輸入：</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r>
      <w:r w:rsidRPr="00A23E6C">
        <w:rPr>
          <w:rFonts w:ascii="Courier New" w:eastAsia="新細明體" w:hAnsi="Courier New" w:cs="Courier New"/>
          <w:b/>
          <w:bCs/>
          <w:i/>
          <w:iCs/>
          <w:kern w:val="0"/>
          <w:szCs w:val="24"/>
        </w:rPr>
        <w:t>raspivid -o - -t 0 -w 300 -h 200 -n | cvlc -vvv stream:///dev/stdin --sout '#rtp{sdp=rtsp://:8554/}' :demux=h264</w:t>
      </w:r>
      <w:r w:rsidRPr="00A23E6C">
        <w:rPr>
          <w:rFonts w:ascii="新細明體" w:eastAsia="新細明體" w:hAnsi="新細明體" w:cs="新細明體"/>
          <w:kern w:val="0"/>
          <w:szCs w:val="24"/>
        </w:rPr>
        <w:br/>
      </w:r>
      <w:r w:rsidRPr="00A23E6C">
        <w:rPr>
          <w:rFonts w:ascii="新細明體" w:eastAsia="新細明體" w:hAnsi="新細明體" w:cs="新細明體"/>
          <w:kern w:val="0"/>
          <w:szCs w:val="24"/>
        </w:rPr>
        <w:br/>
        <w:t>其中，</w:t>
      </w:r>
      <w:r w:rsidRPr="00A23E6C">
        <w:rPr>
          <w:rFonts w:ascii="新細明體" w:eastAsia="新細明體" w:hAnsi="新細明體" w:cs="新細明體"/>
          <w:kern w:val="0"/>
          <w:szCs w:val="24"/>
        </w:rPr>
        <w:br/>
      </w:r>
      <w:r w:rsidRPr="00A23E6C">
        <w:rPr>
          <w:rFonts w:ascii="新細明體" w:eastAsia="新細明體" w:hAnsi="新細明體" w:cs="新細明體"/>
          <w:b/>
          <w:bCs/>
          <w:i/>
          <w:iCs/>
          <w:kern w:val="0"/>
          <w:szCs w:val="24"/>
        </w:rPr>
        <w:t>raspivid</w:t>
      </w:r>
      <w:r w:rsidRPr="00A23E6C">
        <w:rPr>
          <w:rFonts w:ascii="新細明體" w:eastAsia="新細明體" w:hAnsi="新細明體" w:cs="新細明體"/>
          <w:kern w:val="0"/>
          <w:szCs w:val="24"/>
        </w:rPr>
        <w:t> 指令用來抓取影像</w:t>
      </w:r>
    </w:p>
    <w:p w:rsidR="00A23E6C" w:rsidRPr="00A23E6C" w:rsidRDefault="00A23E6C" w:rsidP="00A23E6C">
      <w:pPr>
        <w:widowControl/>
        <w:numPr>
          <w:ilvl w:val="0"/>
          <w:numId w:val="30"/>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-o -</w:t>
      </w:r>
      <w:r w:rsidRPr="00A23E6C">
        <w:rPr>
          <w:rFonts w:ascii="新細明體" w:eastAsia="新細明體" w:hAnsi="新細明體" w:cs="新細明體"/>
          <w:kern w:val="0"/>
          <w:szCs w:val="24"/>
        </w:rPr>
        <w:t>：將影像資料輸出到 </w:t>
      </w:r>
      <w:r w:rsidRPr="00A23E6C">
        <w:rPr>
          <w:rFonts w:ascii="新細明體" w:eastAsia="新細明體" w:hAnsi="新細明體" w:cs="新細明體"/>
          <w:b/>
          <w:bCs/>
          <w:kern w:val="0"/>
          <w:szCs w:val="24"/>
        </w:rPr>
        <w:t>stdout</w:t>
      </w:r>
    </w:p>
    <w:p w:rsidR="00A23E6C" w:rsidRPr="00A23E6C" w:rsidRDefault="00A23E6C" w:rsidP="00A23E6C">
      <w:pPr>
        <w:widowControl/>
        <w:numPr>
          <w:ilvl w:val="0"/>
          <w:numId w:val="30"/>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-t 0</w:t>
      </w:r>
      <w:r w:rsidRPr="00A23E6C">
        <w:rPr>
          <w:rFonts w:ascii="新細明體" w:eastAsia="新細明體" w:hAnsi="新細明體" w:cs="新細明體"/>
          <w:kern w:val="0"/>
          <w:szCs w:val="24"/>
        </w:rPr>
        <w:t>：-t 後面接的是開啟後多久抓取影像的時間 (單位 ms)；沒有設定就是預設時間 5 秒；設為 0 是為連續模式直到使用者按下 "Ctrl + C"</w:t>
      </w:r>
    </w:p>
    <w:p w:rsidR="00A23E6C" w:rsidRPr="00A23E6C" w:rsidRDefault="00A23E6C" w:rsidP="00A23E6C">
      <w:pPr>
        <w:widowControl/>
        <w:numPr>
          <w:ilvl w:val="0"/>
          <w:numId w:val="30"/>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-w 300 -h 200</w:t>
      </w:r>
      <w:r w:rsidRPr="00A23E6C">
        <w:rPr>
          <w:rFonts w:ascii="新細明體" w:eastAsia="新細明體" w:hAnsi="新細明體" w:cs="新細明體"/>
          <w:kern w:val="0"/>
          <w:szCs w:val="24"/>
        </w:rPr>
        <w:t>：設定影像大小 ( w: 寬度 ( 64 - 1920 )；h：高度 ( 64 - 1028 )。這邊的設定會影響網路傳輸速度，建議先設小再慢慢放大避免室這邊造成其他問題，另外也要考慮 -n ( nopreview, 預覽功能 )。</w:t>
      </w:r>
    </w:p>
    <w:p w:rsidR="00A23E6C" w:rsidRPr="00A23E6C" w:rsidRDefault="00A23E6C" w:rsidP="00A23E6C">
      <w:pPr>
        <w:widowControl/>
        <w:numPr>
          <w:ilvl w:val="0"/>
          <w:numId w:val="30"/>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-n</w:t>
      </w:r>
      <w:r w:rsidRPr="00A23E6C">
        <w:rPr>
          <w:rFonts w:ascii="新細明體" w:eastAsia="新細明體" w:hAnsi="新細明體" w:cs="新細明體"/>
          <w:kern w:val="0"/>
          <w:szCs w:val="24"/>
        </w:rPr>
        <w:t>：不預覽。</w:t>
      </w:r>
      <w:r w:rsidRPr="00A23E6C">
        <w:rPr>
          <w:rFonts w:ascii="新細明體" w:eastAsia="新細明體" w:hAnsi="新細明體" w:cs="新細明體"/>
          <w:b/>
          <w:bCs/>
          <w:i/>
          <w:iCs/>
          <w:color w:val="CC0000"/>
          <w:kern w:val="0"/>
          <w:szCs w:val="24"/>
        </w:rPr>
        <w:t>建議建立串流時使用這個選項，不加上有可能會影響樹莓派處理速度以及造成串流失敗。</w:t>
      </w:r>
    </w:p>
    <w:p w:rsidR="00A23E6C" w:rsidRPr="00A23E6C" w:rsidRDefault="00A23E6C" w:rsidP="00A23E6C">
      <w:pPr>
        <w:widowControl/>
        <w:spacing w:after="240"/>
        <w:rPr>
          <w:rFonts w:ascii="新細明體" w:eastAsia="新細明體" w:hAnsi="新細明體" w:cs="新細明體"/>
          <w:kern w:val="0"/>
          <w:szCs w:val="24"/>
        </w:rPr>
      </w:pPr>
      <w:r w:rsidRPr="00A23E6C">
        <w:rPr>
          <w:rFonts w:ascii="新細明體" w:eastAsia="新細明體" w:hAnsi="新細明體" w:cs="新細明體"/>
          <w:b/>
          <w:bCs/>
          <w:kern w:val="0"/>
          <w:szCs w:val="24"/>
        </w:rPr>
        <w:t>cvlc</w:t>
      </w:r>
      <w:r w:rsidRPr="00A23E6C">
        <w:rPr>
          <w:rFonts w:ascii="新細明體" w:eastAsia="新細明體" w:hAnsi="新細明體" w:cs="新細明體"/>
          <w:kern w:val="0"/>
          <w:szCs w:val="24"/>
        </w:rPr>
        <w:t> ( Console  VLC Player) 指令用來處理攝像機的串流</w:t>
      </w:r>
    </w:p>
    <w:p w:rsidR="00A23E6C" w:rsidRPr="00A23E6C" w:rsidRDefault="00A23E6C" w:rsidP="00A23E6C">
      <w:pPr>
        <w:widowControl/>
        <w:numPr>
          <w:ilvl w:val="0"/>
          <w:numId w:val="31"/>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-vvv</w:t>
      </w:r>
      <w:r w:rsidRPr="00A23E6C">
        <w:rPr>
          <w:rFonts w:ascii="新細明體" w:eastAsia="新細明體" w:hAnsi="新細明體" w:cs="新細明體"/>
          <w:kern w:val="0"/>
          <w:szCs w:val="24"/>
        </w:rPr>
        <w:t>：從哪裡取得串流資料，這邊是指 </w:t>
      </w:r>
      <w:r w:rsidRPr="00A23E6C">
        <w:rPr>
          <w:rFonts w:ascii="新細明體" w:eastAsia="新細明體" w:hAnsi="新細明體" w:cs="新細明體"/>
          <w:b/>
          <w:bCs/>
          <w:i/>
          <w:iCs/>
          <w:kern w:val="0"/>
          <w:szCs w:val="24"/>
        </w:rPr>
        <w:t>/dev/stdin</w:t>
      </w:r>
    </w:p>
    <w:p w:rsidR="00A23E6C" w:rsidRPr="00A23E6C" w:rsidRDefault="00A23E6C" w:rsidP="00A23E6C">
      <w:pPr>
        <w:widowControl/>
        <w:numPr>
          <w:ilvl w:val="0"/>
          <w:numId w:val="31"/>
        </w:numPr>
        <w:spacing w:before="100" w:beforeAutospacing="1" w:after="100" w:afterAutospacing="1"/>
        <w:rPr>
          <w:rFonts w:ascii="新細明體" w:eastAsia="新細明體" w:hAnsi="新細明體" w:cs="新細明體"/>
          <w:kern w:val="0"/>
          <w:szCs w:val="24"/>
        </w:rPr>
      </w:pPr>
      <w:r w:rsidRPr="00A23E6C">
        <w:rPr>
          <w:rFonts w:ascii="新細明體" w:eastAsia="新細明體" w:hAnsi="新細明體" w:cs="新細明體"/>
          <w:b/>
          <w:bCs/>
          <w:kern w:val="0"/>
          <w:szCs w:val="24"/>
        </w:rPr>
        <w:t>--sout</w:t>
      </w:r>
      <w:r w:rsidRPr="00A23E6C">
        <w:rPr>
          <w:rFonts w:ascii="新細明體" w:eastAsia="新細明體" w:hAnsi="新細明體" w:cs="新細明體"/>
          <w:kern w:val="0"/>
          <w:szCs w:val="24"/>
        </w:rPr>
        <w:t>：指定參數要輸出到哪裡去。這參數後面接的格式很多樣，要看上面所提供的資料並消化一下！</w:t>
      </w:r>
    </w:p>
    <w:p w:rsidR="00A23E6C" w:rsidRPr="00A23E6C" w:rsidRDefault="00A23E6C" w:rsidP="00E04EBA">
      <w:pPr>
        <w:spacing w:after="240"/>
      </w:pPr>
    </w:p>
    <w:p w:rsidR="00A23E6C" w:rsidRDefault="00A23E6C" w:rsidP="00A23E6C">
      <w:pPr>
        <w:pStyle w:val="1"/>
      </w:pPr>
      <w:r>
        <w:lastRenderedPageBreak/>
        <w:t xml:space="preserve">Raspberry Pi </w:t>
      </w:r>
      <w:r>
        <w:t>使用</w:t>
      </w:r>
      <w:r>
        <w:t>Python Flask</w:t>
      </w:r>
      <w:r>
        <w:t>達成串流視訊方法分享</w:t>
      </w:r>
    </w:p>
    <w:p w:rsidR="00A23E6C" w:rsidRDefault="00A23E6C" w:rsidP="00A23E6C">
      <w:pPr>
        <w:pStyle w:val="post-meta"/>
      </w:pPr>
      <w:r>
        <w:t xml:space="preserve">by </w:t>
      </w:r>
      <w:hyperlink r:id="rId139" w:tooltip="Posts by skynet" w:history="1">
        <w:r>
          <w:rPr>
            <w:rStyle w:val="a3"/>
          </w:rPr>
          <w:t>skynet</w:t>
        </w:r>
      </w:hyperlink>
      <w:r>
        <w:t xml:space="preserve"> | </w:t>
      </w:r>
      <w:r>
        <w:rPr>
          <w:rStyle w:val="published"/>
        </w:rPr>
        <w:t>四月 11, 2016</w:t>
      </w:r>
      <w:r>
        <w:t xml:space="preserve"> | </w:t>
      </w:r>
      <w:hyperlink r:id="rId140" w:history="1">
        <w:r>
          <w:rPr>
            <w:rStyle w:val="a3"/>
          </w:rPr>
          <w:t>Raspberry Pi</w:t>
        </w:r>
      </w:hyperlink>
      <w:r>
        <w:t xml:space="preserve"> | </w:t>
      </w:r>
      <w:hyperlink r:id="rId141" w:anchor="respond" w:history="1">
        <w:r>
          <w:rPr>
            <w:rStyle w:val="a3"/>
          </w:rPr>
          <w:t>11 comments</w:t>
        </w:r>
      </w:hyperlink>
    </w:p>
    <w:p w:rsidR="00A23E6C" w:rsidRDefault="00A23E6C" w:rsidP="00A23E6C">
      <w:pPr>
        <w:pStyle w:val="Web"/>
        <w:spacing w:line="480" w:lineRule="auto"/>
        <w:rPr>
          <w:rFonts w:ascii="微軟正黑體" w:eastAsia="微軟正黑體" w:hAnsi="微軟正黑體"/>
          <w:spacing w:val="40"/>
        </w:rPr>
      </w:pPr>
      <w:r>
        <w:rPr>
          <w:rFonts w:ascii="微軟正黑體" w:eastAsia="微軟正黑體" w:hAnsi="微軟正黑體" w:hint="eastAsia"/>
          <w:spacing w:val="40"/>
        </w:rPr>
        <w:t>之前介紹了幾篇Raspberry Pi Camera的視訊應用，再來一篇更簡單，而且效果更好。這是一個使用Python Flask Web Framework做的開源專案，作者是Miguel Grinberg，他是「Building Web APIs with Flask」一書的作者，在他的部落格文章</w:t>
      </w:r>
      <w:hyperlink r:id="rId142" w:tgtFrame="_blank" w:history="1">
        <w:r>
          <w:rPr>
            <w:rStyle w:val="a3"/>
            <w:rFonts w:ascii="微軟正黑體" w:eastAsia="微軟正黑體" w:hAnsi="微軟正黑體" w:hint="eastAsia"/>
            <w:spacing w:val="40"/>
          </w:rPr>
          <w:t>http://blog.miguelgrinberg.com/post/video-streaming-with-flask</w:t>
        </w:r>
      </w:hyperlink>
      <w:r>
        <w:rPr>
          <w:rFonts w:ascii="微軟正黑體" w:eastAsia="微軟正黑體" w:hAnsi="微軟正黑體" w:hint="eastAsia"/>
          <w:spacing w:val="40"/>
        </w:rPr>
        <w:t>中有詳細的教學。本文簡單說明一下如何實作在你的樹莓派中。先來看看效果：</w:t>
      </w:r>
    </w:p>
    <w:p w:rsidR="00A23E6C" w:rsidRDefault="00A23E6C" w:rsidP="00A23E6C">
      <w:pPr>
        <w:pStyle w:val="Web"/>
        <w:spacing w:line="480" w:lineRule="auto"/>
        <w:rPr>
          <w:rFonts w:ascii="微軟正黑體" w:eastAsia="微軟正黑體" w:hAnsi="微軟正黑體"/>
          <w:spacing w:val="40"/>
        </w:rPr>
      </w:pPr>
      <w:r>
        <w:rPr>
          <w:rFonts w:ascii="微軟正黑體" w:eastAsia="微軟正黑體" w:hAnsi="微軟正黑體" w:hint="eastAsia"/>
          <w:spacing w:val="40"/>
        </w:rPr>
        <w:t>基本上就是在自己的Raspberry Pi上使用pip安裝Flask模組（當然，picamera也要確定有安裝）：</w:t>
      </w:r>
    </w:p>
    <w:tbl>
      <w:tblPr>
        <w:tblW w:w="0" w:type="auto"/>
        <w:tblCellSpacing w:w="0" w:type="dxa"/>
        <w:tblCellMar>
          <w:left w:w="0" w:type="dxa"/>
          <w:right w:w="0" w:type="dxa"/>
        </w:tblCellMar>
        <w:tblLook w:val="04A0" w:firstRow="1" w:lastRow="0" w:firstColumn="1" w:lastColumn="0" w:noHBand="0" w:noVBand="1"/>
      </w:tblPr>
      <w:tblGrid>
        <w:gridCol w:w="122"/>
        <w:gridCol w:w="3109"/>
      </w:tblGrid>
      <w:tr w:rsidR="00A23E6C" w:rsidTr="00A23E6C">
        <w:trPr>
          <w:tblCellSpacing w:w="0" w:type="dxa"/>
        </w:trPr>
        <w:tc>
          <w:tcPr>
            <w:tcW w:w="0" w:type="auto"/>
            <w:vAlign w:val="center"/>
            <w:hideMark/>
          </w:tcPr>
          <w:p w:rsidR="00A23E6C" w:rsidRDefault="00A23E6C" w:rsidP="00A23E6C">
            <w:r>
              <w:t>1</w:t>
            </w:r>
          </w:p>
          <w:p w:rsidR="00A23E6C" w:rsidRDefault="00A23E6C" w:rsidP="00A23E6C">
            <w:r>
              <w:t>2</w:t>
            </w:r>
          </w:p>
          <w:p w:rsidR="00A23E6C" w:rsidRDefault="00A23E6C" w:rsidP="00A23E6C">
            <w:pPr>
              <w:rPr>
                <w:rFonts w:ascii="新細明體" w:eastAsia="新細明體" w:hAnsi="新細明體" w:cs="新細明體"/>
                <w:szCs w:val="24"/>
              </w:rPr>
            </w:pPr>
            <w:r>
              <w:t>3</w:t>
            </w:r>
          </w:p>
        </w:tc>
        <w:tc>
          <w:tcPr>
            <w:tcW w:w="0" w:type="auto"/>
            <w:vAlign w:val="center"/>
            <w:hideMark/>
          </w:tcPr>
          <w:p w:rsidR="00A23E6C" w:rsidRDefault="00A23E6C" w:rsidP="00A23E6C">
            <w:r>
              <w:rPr>
                <w:rStyle w:val="HTML1"/>
              </w:rPr>
              <w:t>$ sudo</w:t>
            </w:r>
            <w:r>
              <w:t xml:space="preserve"> </w:t>
            </w:r>
            <w:r>
              <w:rPr>
                <w:rStyle w:val="HTML1"/>
              </w:rPr>
              <w:t>apt-get udpate</w:t>
            </w:r>
          </w:p>
          <w:p w:rsidR="00A23E6C" w:rsidRDefault="00A23E6C" w:rsidP="00A23E6C">
            <w:r>
              <w:rPr>
                <w:rStyle w:val="HTML1"/>
              </w:rPr>
              <w:t>$ sudo</w:t>
            </w:r>
            <w:r>
              <w:t xml:space="preserve"> </w:t>
            </w:r>
            <w:r>
              <w:rPr>
                <w:rStyle w:val="HTML1"/>
              </w:rPr>
              <w:t>pip install</w:t>
            </w:r>
            <w:r>
              <w:t xml:space="preserve"> </w:t>
            </w:r>
            <w:r>
              <w:rPr>
                <w:rStyle w:val="HTML1"/>
              </w:rPr>
              <w:t>picamera</w:t>
            </w:r>
          </w:p>
          <w:p w:rsidR="00A23E6C" w:rsidRDefault="00A23E6C" w:rsidP="00A23E6C">
            <w:pPr>
              <w:rPr>
                <w:rFonts w:ascii="新細明體" w:eastAsia="新細明體" w:hAnsi="新細明體" w:cs="新細明體"/>
                <w:szCs w:val="24"/>
              </w:rPr>
            </w:pPr>
            <w:r>
              <w:rPr>
                <w:rStyle w:val="HTML1"/>
              </w:rPr>
              <w:t>$ sudo</w:t>
            </w:r>
            <w:r>
              <w:t xml:space="preserve"> </w:t>
            </w:r>
            <w:r>
              <w:rPr>
                <w:rStyle w:val="HTML1"/>
              </w:rPr>
              <w:t>pip install</w:t>
            </w:r>
            <w:r>
              <w:t xml:space="preserve"> </w:t>
            </w:r>
            <w:r>
              <w:rPr>
                <w:rStyle w:val="HTML1"/>
              </w:rPr>
              <w:t>Flask</w:t>
            </w:r>
          </w:p>
        </w:tc>
      </w:tr>
    </w:tbl>
    <w:p w:rsidR="00A23E6C" w:rsidRDefault="00A23E6C" w:rsidP="00A23E6C">
      <w:pPr>
        <w:pStyle w:val="Web"/>
        <w:spacing w:line="480" w:lineRule="auto"/>
        <w:rPr>
          <w:rFonts w:ascii="微軟正黑體" w:eastAsia="微軟正黑體" w:hAnsi="微軟正黑體"/>
          <w:spacing w:val="40"/>
        </w:rPr>
      </w:pPr>
      <w:r>
        <w:rPr>
          <w:rFonts w:ascii="微軟正黑體" w:eastAsia="微軟正黑體" w:hAnsi="微軟正黑體" w:hint="eastAsia"/>
          <w:spacing w:val="40"/>
        </w:rPr>
        <w:t>接下來，在自己的家目錄下把作者的開源專案複製一份下來：</w:t>
      </w:r>
    </w:p>
    <w:tbl>
      <w:tblPr>
        <w:tblW w:w="0" w:type="auto"/>
        <w:tblCellSpacing w:w="0" w:type="dxa"/>
        <w:tblCellMar>
          <w:left w:w="0" w:type="dxa"/>
          <w:right w:w="0" w:type="dxa"/>
        </w:tblCellMar>
        <w:tblLook w:val="04A0" w:firstRow="1" w:lastRow="0" w:firstColumn="1" w:lastColumn="0" w:noHBand="0" w:noVBand="1"/>
      </w:tblPr>
      <w:tblGrid>
        <w:gridCol w:w="122"/>
        <w:gridCol w:w="8040"/>
      </w:tblGrid>
      <w:tr w:rsidR="00A23E6C" w:rsidTr="00A23E6C">
        <w:trPr>
          <w:tblCellSpacing w:w="0" w:type="dxa"/>
        </w:trPr>
        <w:tc>
          <w:tcPr>
            <w:tcW w:w="0" w:type="auto"/>
            <w:vAlign w:val="center"/>
            <w:hideMark/>
          </w:tcPr>
          <w:p w:rsidR="00A23E6C" w:rsidRDefault="00A23E6C" w:rsidP="00A23E6C">
            <w:pPr>
              <w:rPr>
                <w:rFonts w:ascii="新細明體" w:eastAsia="新細明體" w:hAnsi="新細明體" w:cs="新細明體"/>
                <w:szCs w:val="24"/>
              </w:rPr>
            </w:pPr>
            <w:r>
              <w:t>1</w:t>
            </w:r>
          </w:p>
        </w:tc>
        <w:tc>
          <w:tcPr>
            <w:tcW w:w="0" w:type="auto"/>
            <w:vAlign w:val="center"/>
            <w:hideMark/>
          </w:tcPr>
          <w:p w:rsidR="00A23E6C" w:rsidRDefault="00A23E6C" w:rsidP="00A23E6C">
            <w:pPr>
              <w:rPr>
                <w:rFonts w:ascii="新細明體" w:eastAsia="新細明體" w:hAnsi="新細明體" w:cs="新細明體"/>
                <w:szCs w:val="24"/>
              </w:rPr>
            </w:pPr>
            <w:r>
              <w:rPr>
                <w:rStyle w:val="HTML1"/>
              </w:rPr>
              <w:t>$ git clone https://github.com/miguelgrinberg/flask-video-streaming</w:t>
            </w:r>
          </w:p>
        </w:tc>
      </w:tr>
    </w:tbl>
    <w:p w:rsidR="00A23E6C" w:rsidRDefault="00A23E6C" w:rsidP="00A23E6C">
      <w:pPr>
        <w:pStyle w:val="Web"/>
        <w:spacing w:line="480" w:lineRule="auto"/>
        <w:rPr>
          <w:rFonts w:ascii="微軟正黑體" w:eastAsia="微軟正黑體" w:hAnsi="微軟正黑體"/>
          <w:spacing w:val="40"/>
        </w:rPr>
      </w:pPr>
      <w:r>
        <w:rPr>
          <w:rFonts w:ascii="微軟正黑體" w:eastAsia="微軟正黑體" w:hAnsi="微軟正黑體" w:hint="eastAsia"/>
          <w:spacing w:val="40"/>
        </w:rPr>
        <w:t>然後切換到flask-video-streaming目錄下，編輯app.py，看到前面幾行如下：</w:t>
      </w:r>
    </w:p>
    <w:tbl>
      <w:tblPr>
        <w:tblW w:w="0" w:type="auto"/>
        <w:tblCellSpacing w:w="0" w:type="dxa"/>
        <w:tblCellMar>
          <w:left w:w="0" w:type="dxa"/>
          <w:right w:w="0" w:type="dxa"/>
        </w:tblCellMar>
        <w:tblLook w:val="04A0" w:firstRow="1" w:lastRow="0" w:firstColumn="1" w:lastColumn="0" w:noHBand="0" w:noVBand="1"/>
      </w:tblPr>
      <w:tblGrid>
        <w:gridCol w:w="122"/>
        <w:gridCol w:w="7080"/>
      </w:tblGrid>
      <w:tr w:rsidR="00A23E6C" w:rsidTr="00A23E6C">
        <w:trPr>
          <w:tblCellSpacing w:w="0" w:type="dxa"/>
        </w:trPr>
        <w:tc>
          <w:tcPr>
            <w:tcW w:w="0" w:type="auto"/>
            <w:vAlign w:val="center"/>
            <w:hideMark/>
          </w:tcPr>
          <w:p w:rsidR="00A23E6C" w:rsidRDefault="00A23E6C" w:rsidP="00A23E6C">
            <w:r>
              <w:t>1</w:t>
            </w:r>
          </w:p>
          <w:p w:rsidR="00A23E6C" w:rsidRDefault="00A23E6C" w:rsidP="00A23E6C">
            <w:r>
              <w:lastRenderedPageBreak/>
              <w:t>2</w:t>
            </w:r>
          </w:p>
          <w:p w:rsidR="00A23E6C" w:rsidRDefault="00A23E6C" w:rsidP="00A23E6C">
            <w:r>
              <w:t>3</w:t>
            </w:r>
          </w:p>
          <w:p w:rsidR="00A23E6C" w:rsidRDefault="00A23E6C" w:rsidP="00A23E6C">
            <w:r>
              <w:t>4</w:t>
            </w:r>
          </w:p>
          <w:p w:rsidR="00A23E6C" w:rsidRDefault="00A23E6C" w:rsidP="00A23E6C">
            <w:r>
              <w:t>5</w:t>
            </w:r>
          </w:p>
          <w:p w:rsidR="00A23E6C" w:rsidRDefault="00A23E6C" w:rsidP="00A23E6C">
            <w:r>
              <w:t>6</w:t>
            </w:r>
          </w:p>
          <w:p w:rsidR="00A23E6C" w:rsidRDefault="00A23E6C" w:rsidP="00A23E6C">
            <w:r>
              <w:t>7</w:t>
            </w:r>
          </w:p>
          <w:p w:rsidR="00A23E6C" w:rsidRDefault="00A23E6C" w:rsidP="00A23E6C">
            <w:r>
              <w:t>8</w:t>
            </w:r>
          </w:p>
          <w:p w:rsidR="00A23E6C" w:rsidRDefault="00A23E6C" w:rsidP="00A23E6C">
            <w:pPr>
              <w:rPr>
                <w:rFonts w:ascii="新細明體" w:eastAsia="新細明體" w:hAnsi="新細明體" w:cs="新細明體"/>
                <w:szCs w:val="24"/>
              </w:rPr>
            </w:pPr>
            <w:r>
              <w:t>9</w:t>
            </w:r>
          </w:p>
        </w:tc>
        <w:tc>
          <w:tcPr>
            <w:tcW w:w="0" w:type="auto"/>
            <w:vAlign w:val="center"/>
            <w:hideMark/>
          </w:tcPr>
          <w:p w:rsidR="00A23E6C" w:rsidRDefault="00A23E6C" w:rsidP="00A23E6C">
            <w:r>
              <w:rPr>
                <w:rStyle w:val="HTML1"/>
              </w:rPr>
              <w:lastRenderedPageBreak/>
              <w:t>1: #!/usr/bin/env python</w:t>
            </w:r>
          </w:p>
          <w:p w:rsidR="00A23E6C" w:rsidRDefault="00A23E6C" w:rsidP="00A23E6C">
            <w:r>
              <w:rPr>
                <w:rStyle w:val="HTML1"/>
              </w:rPr>
              <w:lastRenderedPageBreak/>
              <w:t>2: from flask import Flask, render_template, Response</w:t>
            </w:r>
          </w:p>
          <w:p w:rsidR="00A23E6C" w:rsidRDefault="00A23E6C" w:rsidP="00A23E6C">
            <w:r>
              <w:rPr>
                <w:rStyle w:val="HTML1"/>
              </w:rPr>
              <w:t xml:space="preserve">3: </w:t>
            </w:r>
          </w:p>
          <w:p w:rsidR="00A23E6C" w:rsidRDefault="00A23E6C" w:rsidP="00A23E6C">
            <w:r>
              <w:rPr>
                <w:rStyle w:val="HTML1"/>
              </w:rPr>
              <w:t>4: # emulated camera</w:t>
            </w:r>
          </w:p>
          <w:p w:rsidR="00A23E6C" w:rsidRDefault="00A23E6C" w:rsidP="00A23E6C">
            <w:r>
              <w:rPr>
                <w:rStyle w:val="HTML1"/>
              </w:rPr>
              <w:t>5: # from camera import Camera</w:t>
            </w:r>
          </w:p>
          <w:p w:rsidR="00A23E6C" w:rsidRDefault="00A23E6C" w:rsidP="00A23E6C">
            <w:r>
              <w:rPr>
                <w:rStyle w:val="HTML1"/>
              </w:rPr>
              <w:t>6:</w:t>
            </w:r>
          </w:p>
          <w:p w:rsidR="00A23E6C" w:rsidRDefault="00A23E6C" w:rsidP="00A23E6C">
            <w:r>
              <w:rPr>
                <w:rStyle w:val="HTML1"/>
              </w:rPr>
              <w:t>7: # Raspberry Pi camera module (requires picamera package)</w:t>
            </w:r>
          </w:p>
          <w:p w:rsidR="00A23E6C" w:rsidRDefault="00A23E6C" w:rsidP="00A23E6C">
            <w:r>
              <w:rPr>
                <w:rStyle w:val="HTML1"/>
              </w:rPr>
              <w:t>8: from camera_pi import Camera</w:t>
            </w:r>
          </w:p>
          <w:p w:rsidR="00A23E6C" w:rsidRDefault="00A23E6C" w:rsidP="00A23E6C">
            <w:pPr>
              <w:rPr>
                <w:rFonts w:ascii="新細明體" w:eastAsia="新細明體" w:hAnsi="新細明體" w:cs="新細明體"/>
                <w:szCs w:val="24"/>
              </w:rPr>
            </w:pPr>
            <w:r>
              <w:rPr>
                <w:rStyle w:val="HTML1"/>
              </w:rPr>
              <w:t>...以下省略</w:t>
            </w:r>
          </w:p>
        </w:tc>
      </w:tr>
    </w:tbl>
    <w:p w:rsidR="00A23E6C" w:rsidRDefault="00A23E6C" w:rsidP="00A23E6C">
      <w:pPr>
        <w:pStyle w:val="Web"/>
        <w:spacing w:line="480" w:lineRule="auto"/>
        <w:rPr>
          <w:ins w:id="2" w:author="Unknown"/>
          <w:rFonts w:ascii="微軟正黑體" w:eastAsia="微軟正黑體" w:hAnsi="微軟正黑體"/>
          <w:spacing w:val="40"/>
        </w:rPr>
      </w:pPr>
      <w:ins w:id="3" w:author="Unknown">
        <w:r>
          <w:rPr>
            <w:rFonts w:ascii="微軟正黑體" w:eastAsia="微軟正黑體" w:hAnsi="微軟正黑體" w:hint="eastAsia"/>
            <w:spacing w:val="40"/>
          </w:rPr>
          <w:lastRenderedPageBreak/>
          <w:t>把如上所示的第5行註解，然後取消第8行的註解，存檔之後，執行python app.py就可以了，訊息如下：</w:t>
        </w:r>
      </w:ins>
    </w:p>
    <w:tbl>
      <w:tblPr>
        <w:tblW w:w="0" w:type="auto"/>
        <w:tblCellSpacing w:w="0" w:type="dxa"/>
        <w:tblCellMar>
          <w:left w:w="0" w:type="dxa"/>
          <w:right w:w="0" w:type="dxa"/>
        </w:tblCellMar>
        <w:tblLook w:val="04A0" w:firstRow="1" w:lastRow="0" w:firstColumn="1" w:lastColumn="0" w:noHBand="0" w:noVBand="1"/>
      </w:tblPr>
      <w:tblGrid>
        <w:gridCol w:w="122"/>
        <w:gridCol w:w="6840"/>
      </w:tblGrid>
      <w:tr w:rsidR="00A23E6C" w:rsidTr="00A23E6C">
        <w:trPr>
          <w:tblCellSpacing w:w="0" w:type="dxa"/>
        </w:trPr>
        <w:tc>
          <w:tcPr>
            <w:tcW w:w="0" w:type="auto"/>
            <w:vAlign w:val="center"/>
            <w:hideMark/>
          </w:tcPr>
          <w:p w:rsidR="00A23E6C" w:rsidRDefault="00A23E6C" w:rsidP="00A23E6C">
            <w:r>
              <w:t>1</w:t>
            </w:r>
          </w:p>
          <w:p w:rsidR="00A23E6C" w:rsidRDefault="00A23E6C" w:rsidP="00A23E6C">
            <w:r>
              <w:t>2</w:t>
            </w:r>
          </w:p>
          <w:p w:rsidR="00A23E6C" w:rsidRDefault="00A23E6C" w:rsidP="00A23E6C">
            <w:r>
              <w:t>3</w:t>
            </w:r>
          </w:p>
          <w:p w:rsidR="00A23E6C" w:rsidRDefault="00A23E6C" w:rsidP="00A23E6C">
            <w:r>
              <w:t>4</w:t>
            </w:r>
          </w:p>
          <w:p w:rsidR="00A23E6C" w:rsidRDefault="00A23E6C" w:rsidP="00A23E6C">
            <w:pPr>
              <w:rPr>
                <w:rFonts w:ascii="新細明體" w:eastAsia="新細明體" w:hAnsi="新細明體" w:cs="新細明體"/>
                <w:szCs w:val="24"/>
              </w:rPr>
            </w:pPr>
            <w:r>
              <w:t>5</w:t>
            </w:r>
          </w:p>
        </w:tc>
        <w:tc>
          <w:tcPr>
            <w:tcW w:w="0" w:type="auto"/>
            <w:vAlign w:val="center"/>
            <w:hideMark/>
          </w:tcPr>
          <w:p w:rsidR="00A23E6C" w:rsidRDefault="00A23E6C" w:rsidP="00A23E6C">
            <w:r>
              <w:rPr>
                <w:rStyle w:val="HTML1"/>
              </w:rPr>
              <w:t>$ python app.py</w:t>
            </w:r>
          </w:p>
          <w:p w:rsidR="00A23E6C" w:rsidRDefault="00A23E6C" w:rsidP="00A23E6C">
            <w:r>
              <w:rPr>
                <w:rStyle w:val="HTML1"/>
              </w:rPr>
              <w:t xml:space="preserve"> * Running on </w:t>
            </w:r>
            <w:hyperlink r:id="rId143" w:history="1">
              <w:r>
                <w:rPr>
                  <w:rStyle w:val="a3"/>
                  <w:rFonts w:ascii="細明體" w:eastAsia="細明體" w:hAnsi="細明體" w:cs="細明體"/>
                </w:rPr>
                <w:t>http://0.0.0.0:5000/</w:t>
              </w:r>
            </w:hyperlink>
            <w:r>
              <w:rPr>
                <w:rStyle w:val="HTML1"/>
              </w:rPr>
              <w:t xml:space="preserve"> (Press CTRL+C to quit)</w:t>
            </w:r>
          </w:p>
          <w:p w:rsidR="00A23E6C" w:rsidRDefault="00A23E6C" w:rsidP="00A23E6C">
            <w:r>
              <w:rPr>
                <w:rStyle w:val="HTML1"/>
              </w:rPr>
              <w:t> * Restarting with stat</w:t>
            </w:r>
          </w:p>
          <w:p w:rsidR="00A23E6C" w:rsidRDefault="00A23E6C" w:rsidP="00A23E6C">
            <w:r>
              <w:rPr>
                <w:rStyle w:val="HTML1"/>
              </w:rPr>
              <w:t> * Debugger is active!</w:t>
            </w:r>
          </w:p>
          <w:p w:rsidR="00A23E6C" w:rsidRDefault="00A23E6C" w:rsidP="00A23E6C">
            <w:pPr>
              <w:rPr>
                <w:rFonts w:ascii="新細明體" w:eastAsia="新細明體" w:hAnsi="新細明體" w:cs="新細明體"/>
                <w:szCs w:val="24"/>
              </w:rPr>
            </w:pPr>
            <w:r>
              <w:rPr>
                <w:rStyle w:val="HTML1"/>
              </w:rPr>
              <w:t> * Debugger pin code: 304-482-366</w:t>
            </w:r>
          </w:p>
        </w:tc>
      </w:tr>
    </w:tbl>
    <w:p w:rsidR="00A23E6C" w:rsidRDefault="00A23E6C" w:rsidP="00A23E6C">
      <w:pPr>
        <w:pStyle w:val="Web"/>
        <w:spacing w:line="480" w:lineRule="auto"/>
        <w:rPr>
          <w:ins w:id="4" w:author="Unknown"/>
          <w:rFonts w:ascii="微軟正黑體" w:eastAsia="微軟正黑體" w:hAnsi="微軟正黑體"/>
          <w:spacing w:val="40"/>
        </w:rPr>
      </w:pPr>
      <w:ins w:id="5" w:author="Unknown">
        <w:r>
          <w:rPr>
            <w:rFonts w:ascii="微軟正黑體" w:eastAsia="微軟正黑體" w:hAnsi="微軟正黑體" w:hint="eastAsia"/>
            <w:spacing w:val="40"/>
          </w:rPr>
          <w:t>看到上述的訊息，就算是完成了。接下來，請開啟瀏覽器，輸入網址再加上埠號5000即可，如下圖所示：</w:t>
        </w:r>
      </w:ins>
    </w:p>
    <w:p w:rsidR="00A23E6C" w:rsidRDefault="00A23E6C" w:rsidP="00A23E6C">
      <w:pPr>
        <w:pStyle w:val="Web"/>
        <w:spacing w:line="480" w:lineRule="auto"/>
        <w:jc w:val="center"/>
        <w:rPr>
          <w:ins w:id="6" w:author="Unknown"/>
          <w:rFonts w:ascii="微軟正黑體" w:eastAsia="微軟正黑體" w:hAnsi="微軟正黑體"/>
          <w:spacing w:val="40"/>
        </w:rPr>
      </w:pPr>
      <w:r>
        <w:rPr>
          <w:rFonts w:ascii="微軟正黑體" w:eastAsia="微軟正黑體" w:hAnsi="微軟正黑體"/>
          <w:noProof/>
          <w:color w:val="0000FF"/>
          <w:spacing w:val="40"/>
        </w:rPr>
        <w:drawing>
          <wp:inline distT="0" distB="0" distL="0" distR="0">
            <wp:extent cx="4419600" cy="3505200"/>
            <wp:effectExtent l="0" t="0" r="0" b="0"/>
            <wp:docPr id="45" name="圖片 45" descr="2016-04-11_17-21-55">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2016-04-11_17-21-55">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419600" cy="3505200"/>
                    </a:xfrm>
                    <a:prstGeom prst="rect">
                      <a:avLst/>
                    </a:prstGeom>
                    <a:noFill/>
                    <a:ln>
                      <a:noFill/>
                    </a:ln>
                  </pic:spPr>
                </pic:pic>
              </a:graphicData>
            </a:graphic>
          </wp:inline>
        </w:drawing>
      </w:r>
    </w:p>
    <w:p w:rsidR="00A23E6C" w:rsidRDefault="00A23E6C" w:rsidP="00A23E6C">
      <w:pPr>
        <w:pStyle w:val="Web"/>
        <w:spacing w:line="480" w:lineRule="auto"/>
        <w:rPr>
          <w:ins w:id="7" w:author="Unknown"/>
          <w:rFonts w:ascii="微軟正黑體" w:eastAsia="微軟正黑體" w:hAnsi="微軟正黑體"/>
          <w:spacing w:val="40"/>
        </w:rPr>
      </w:pPr>
      <w:ins w:id="8" w:author="Unknown">
        <w:r>
          <w:rPr>
            <w:rFonts w:ascii="微軟正黑體" w:eastAsia="微軟正黑體" w:hAnsi="微軟正黑體" w:hint="eastAsia"/>
            <w:spacing w:val="40"/>
          </w:rPr>
          <w:lastRenderedPageBreak/>
          <w:t>寫到這邊也許有人會問，這些工作在一般的電腦中都可以使用，而且效果更好，為什麼要用Raspberry Pi呢？答案很簡單，因為Raspberry便宜、省電、體積小。所以，它可以一直開機而不用擔心浪費電，而且，還可以放到任何你想要放的地方，使用彈性比電腦來得大多了。</w:t>
        </w:r>
      </w:ins>
    </w:p>
    <w:p w:rsidR="00A23E6C" w:rsidRDefault="00A23E6C" w:rsidP="00E04EBA">
      <w:pPr>
        <w:spacing w:after="240"/>
      </w:pPr>
    </w:p>
    <w:p w:rsidR="00A23E6C" w:rsidRDefault="00A23E6C" w:rsidP="00E04EBA">
      <w:pPr>
        <w:spacing w:after="240"/>
      </w:pPr>
    </w:p>
    <w:p w:rsid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b/>
          <w:bCs/>
          <w:kern w:val="0"/>
          <w:szCs w:val="24"/>
        </w:rPr>
        <w:t>rtsp_streaming.sh</w:t>
      </w:r>
      <w:r w:rsidRPr="00A23E6C">
        <w:rPr>
          <w:rFonts w:ascii="新細明體" w:eastAsia="新細明體" w:hAnsi="新細明體" w:cs="新細明體"/>
          <w:kern w:val="0"/>
          <w:szCs w:val="24"/>
        </w:rPr>
        <w:t xml:space="preserve"> </w:t>
      </w:r>
    </w:p>
    <w:p w:rsidR="00A23E6C" w:rsidRPr="00A23E6C" w:rsidRDefault="00A23E6C" w:rsidP="00A23E6C">
      <w:pPr>
        <w:widowControl/>
        <w:rPr>
          <w:rFonts w:ascii="新細明體" w:eastAsia="新細明體" w:hAnsi="新細明體" w:cs="新細明體"/>
          <w:kern w:val="0"/>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5"/>
      </w:tblGrid>
      <w:tr w:rsidR="00A23E6C" w:rsidRPr="00A23E6C" w:rsidTr="00A23E6C">
        <w:trPr>
          <w:tblCellSpacing w:w="15" w:type="dxa"/>
        </w:trPr>
        <w:tc>
          <w:tcPr>
            <w:tcW w:w="0" w:type="auto"/>
            <w:vAlign w:val="center"/>
            <w:hideMark/>
          </w:tcPr>
          <w:p w:rsidR="00A23E6C" w:rsidRPr="00A23E6C" w:rsidRDefault="00A23E6C" w:rsidP="00A23E6C">
            <w:pPr>
              <w:widowControl/>
              <w:rPr>
                <w:rFonts w:ascii="新細明體" w:eastAsia="新細明體" w:hAnsi="新細明體" w:cs="新細明體"/>
                <w:kern w:val="0"/>
                <w:szCs w:val="24"/>
              </w:rPr>
            </w:pPr>
            <w:r w:rsidRPr="00A23E6C">
              <w:rPr>
                <w:rFonts w:ascii="新細明體" w:eastAsia="新細明體" w:hAnsi="新細明體" w:cs="新細明體"/>
                <w:kern w:val="0"/>
                <w:szCs w:val="24"/>
              </w:rPr>
              <w:t>#!/bin/bash</w:t>
            </w:r>
          </w:p>
        </w:tc>
      </w:tr>
      <w:tr w:rsidR="00A23E6C" w:rsidRPr="00A23E6C" w:rsidTr="00A23E6C">
        <w:trPr>
          <w:tblCellSpacing w:w="15" w:type="dxa"/>
        </w:trPr>
        <w:tc>
          <w:tcPr>
            <w:tcW w:w="0" w:type="auto"/>
            <w:vAlign w:val="center"/>
            <w:hideMark/>
          </w:tcPr>
          <w:p w:rsidR="00A23E6C" w:rsidRPr="00A23E6C" w:rsidRDefault="00A23E6C" w:rsidP="00A23E6C">
            <w:pPr>
              <w:widowControl/>
              <w:rPr>
                <w:rFonts w:ascii="新細明體" w:eastAsia="新細明體" w:hAnsi="新細明體" w:cs="新細明體"/>
                <w:kern w:val="0"/>
                <w:szCs w:val="24"/>
              </w:rPr>
            </w:pPr>
          </w:p>
        </w:tc>
      </w:tr>
    </w:tbl>
    <w:p w:rsidR="00A23E6C" w:rsidRPr="00A23E6C" w:rsidRDefault="00A23E6C" w:rsidP="00A23E6C">
      <w:pPr>
        <w:widowControl/>
        <w:rPr>
          <w:rFonts w:ascii="新細明體" w:eastAsia="新細明體" w:hAnsi="新細明體" w:cs="新細明體"/>
          <w:vanish/>
          <w:kern w:val="0"/>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23E6C" w:rsidRPr="00A23E6C" w:rsidTr="00A23E6C">
        <w:trPr>
          <w:tblCellSpacing w:w="15" w:type="dxa"/>
        </w:trPr>
        <w:tc>
          <w:tcPr>
            <w:tcW w:w="0" w:type="auto"/>
            <w:vAlign w:val="center"/>
            <w:hideMark/>
          </w:tcPr>
          <w:p w:rsidR="00A23E6C" w:rsidRPr="00A23E6C" w:rsidRDefault="00A23E6C" w:rsidP="00A23E6C">
            <w:pPr>
              <w:widowControl/>
              <w:rPr>
                <w:rFonts w:ascii="新細明體" w:eastAsia="新細明體" w:hAnsi="新細明體" w:cs="新細明體"/>
                <w:kern w:val="0"/>
                <w:szCs w:val="24"/>
              </w:rPr>
            </w:pPr>
          </w:p>
        </w:tc>
      </w:tr>
      <w:tr w:rsidR="00A23E6C" w:rsidRPr="00A23E6C" w:rsidTr="00A23E6C">
        <w:trPr>
          <w:tblCellSpacing w:w="15" w:type="dxa"/>
        </w:trPr>
        <w:tc>
          <w:tcPr>
            <w:tcW w:w="0" w:type="auto"/>
            <w:vAlign w:val="center"/>
            <w:hideMark/>
          </w:tcPr>
          <w:p w:rsidR="00A23E6C" w:rsidRPr="00A23E6C" w:rsidRDefault="00A23E6C" w:rsidP="00A23E6C">
            <w:pPr>
              <w:widowControl/>
              <w:rPr>
                <w:rFonts w:ascii="新細明體" w:eastAsia="新細明體" w:hAnsi="新細明體" w:cs="新細明體"/>
                <w:kern w:val="0"/>
                <w:szCs w:val="24"/>
              </w:rPr>
            </w:pPr>
          </w:p>
        </w:tc>
      </w:tr>
    </w:tbl>
    <w:p w:rsidR="00A23E6C" w:rsidRDefault="00A23E6C" w:rsidP="00E04EBA">
      <w:pPr>
        <w:spacing w:after="240"/>
        <w:rPr>
          <w:rFonts w:ascii="新細明體" w:eastAsia="新細明體" w:hAnsi="新細明體" w:cs="新細明體"/>
          <w:kern w:val="0"/>
          <w:szCs w:val="24"/>
        </w:rPr>
      </w:pPr>
      <w:r w:rsidRPr="00A23E6C">
        <w:rPr>
          <w:rFonts w:ascii="新細明體" w:eastAsia="新細明體" w:hAnsi="新細明體" w:cs="新細明體"/>
          <w:kern w:val="0"/>
          <w:szCs w:val="24"/>
        </w:rPr>
        <w:t>raspivid -o - -t 0 -hf -w 320 -h 240 -fps 15 | cvlc -vvv stream:///dev/stdin --sout '#rtp{sdp=rtsp://:8554}' :demux=h264</w:t>
      </w:r>
    </w:p>
    <w:p w:rsidR="00A23E6C" w:rsidRDefault="00A23E6C" w:rsidP="00E04EBA">
      <w:pPr>
        <w:spacing w:after="240"/>
        <w:rPr>
          <w:rFonts w:ascii="新細明體" w:eastAsia="新細明體" w:hAnsi="新細明體" w:cs="新細明體"/>
          <w:kern w:val="0"/>
          <w:szCs w:val="24"/>
        </w:rPr>
      </w:pPr>
    </w:p>
    <w:p w:rsidR="00A23E6C" w:rsidRDefault="00A23E6C" w:rsidP="00E04EBA">
      <w:pPr>
        <w:spacing w:after="240"/>
      </w:pPr>
      <w:r>
        <w:t xml:space="preserve">3) RTSP server: </w:t>
      </w:r>
      <w:hyperlink r:id="rId146" w:history="1">
        <w:r>
          <w:rPr>
            <w:rStyle w:val="a3"/>
          </w:rPr>
          <w:t>https://github.com/mpromonet/h264_v4l2_rtspserver</w:t>
        </w:r>
      </w:hyperlink>
      <w:r>
        <w:br/>
      </w:r>
      <w:r>
        <w:br/>
        <w:t>Get the code and build it.</w:t>
      </w:r>
      <w:r>
        <w:br/>
        <w:t xml:space="preserve">• sudo git clone </w:t>
      </w:r>
      <w:hyperlink r:id="rId147" w:history="1">
        <w:r>
          <w:rPr>
            <w:rStyle w:val="a3"/>
          </w:rPr>
          <w:t>https://github.com/mpromonet/h264_v4l2_rtspserver.git</w:t>
        </w:r>
      </w:hyperlink>
      <w:r>
        <w:t xml:space="preserve"> </w:t>
      </w:r>
      <w:r>
        <w:br/>
        <w:t xml:space="preserve">• sudo apt-get install liblivemedia-dev libv4l-dev cmake </w:t>
      </w:r>
      <w:r>
        <w:br/>
        <w:t xml:space="preserve">• cd h264_v4l2_rtspserver </w:t>
      </w:r>
      <w:r>
        <w:br/>
        <w:t xml:space="preserve">• sudo cmake . </w:t>
      </w:r>
      <w:r>
        <w:br/>
        <w:t>• sudo make</w:t>
      </w:r>
    </w:p>
    <w:p w:rsidR="00865608" w:rsidRDefault="00865608" w:rsidP="00865608">
      <w:pPr>
        <w:spacing w:after="240"/>
      </w:pPr>
      <w:r>
        <w:t>Run your server like this:</w:t>
      </w:r>
    </w:p>
    <w:p w:rsidR="00A23E6C" w:rsidRDefault="00865608" w:rsidP="00865608">
      <w:pPr>
        <w:spacing w:after="240"/>
      </w:pPr>
      <w:r>
        <w:rPr>
          <w:rFonts w:hint="eastAsia"/>
        </w:rPr>
        <w:t>•</w:t>
      </w:r>
      <w:r>
        <w:t xml:space="preserve"> cd ~/ sudo h264_v4l2_rtspserver/h264_v4l2_rtspserver -F 25 -W 1280 -H 720 -P 8555 /dev/video0</w:t>
      </w:r>
    </w:p>
    <w:p w:rsidR="00A23E6C" w:rsidRDefault="00A23E6C" w:rsidP="00E04EBA">
      <w:pPr>
        <w:spacing w:after="240"/>
      </w:pPr>
    </w:p>
    <w:p w:rsidR="009D4205" w:rsidRDefault="009D4205" w:rsidP="00E04EBA">
      <w:pPr>
        <w:spacing w:after="240"/>
      </w:pPr>
    </w:p>
    <w:p w:rsidR="009D4205" w:rsidRDefault="009D4205" w:rsidP="009D4205">
      <w:pPr>
        <w:pStyle w:val="1"/>
      </w:pPr>
      <w:r>
        <w:t>Raspberry PI RTSP Guide</w:t>
      </w:r>
    </w:p>
    <w:p w:rsidR="009D4205" w:rsidRDefault="009D4205" w:rsidP="009D4205">
      <w:pPr>
        <w:pStyle w:val="Web"/>
      </w:pPr>
      <w:r>
        <w:t>This is a quick guide to run an RTSP service on the raspberry pi so that you can view the pi camera using suitable clients such are vlc or gstreamer from a remote machine. Or even from another Raspberry PI. For this I am starting of with a completly fresh minimum raspbian image. I have used 2017-03-02-raspbian-jessie-lite</w:t>
      </w:r>
    </w:p>
    <w:p w:rsidR="009D4205" w:rsidRDefault="009D4205" w:rsidP="009D4205">
      <w:pPr>
        <w:pStyle w:val="1"/>
      </w:pPr>
      <w:r>
        <w:lastRenderedPageBreak/>
        <w:t>Some obvious first steps.</w:t>
      </w:r>
    </w:p>
    <w:p w:rsidR="009D4205" w:rsidRDefault="009D4205" w:rsidP="009D4205">
      <w:pPr>
        <w:widowControl/>
        <w:numPr>
          <w:ilvl w:val="0"/>
          <w:numId w:val="32"/>
        </w:numPr>
        <w:spacing w:before="100" w:beforeAutospacing="1" w:after="100" w:afterAutospacing="1"/>
      </w:pPr>
      <w:r>
        <w:t>Change the password for user "pi"</w:t>
      </w:r>
    </w:p>
    <w:p w:rsidR="009D4205" w:rsidRDefault="009D4205" w:rsidP="009D4205">
      <w:pPr>
        <w:widowControl/>
        <w:numPr>
          <w:ilvl w:val="0"/>
          <w:numId w:val="32"/>
        </w:numPr>
        <w:spacing w:before="100" w:beforeAutospacing="1" w:after="100" w:afterAutospacing="1"/>
      </w:pPr>
      <w:r>
        <w:t>sudo raspi-config</w:t>
      </w:r>
    </w:p>
    <w:p w:rsidR="009D4205" w:rsidRDefault="009D4205" w:rsidP="009D4205">
      <w:pPr>
        <w:widowControl/>
        <w:numPr>
          <w:ilvl w:val="1"/>
          <w:numId w:val="32"/>
        </w:numPr>
        <w:spacing w:before="100" w:beforeAutospacing="1" w:after="100" w:afterAutospacing="1"/>
      </w:pPr>
      <w:r>
        <w:t>Enable ssh</w:t>
      </w:r>
    </w:p>
    <w:p w:rsidR="009D4205" w:rsidRDefault="009D4205" w:rsidP="009D4205">
      <w:pPr>
        <w:widowControl/>
        <w:numPr>
          <w:ilvl w:val="1"/>
          <w:numId w:val="32"/>
        </w:numPr>
        <w:spacing w:before="100" w:beforeAutospacing="1" w:after="100" w:afterAutospacing="1"/>
      </w:pPr>
      <w:r>
        <w:t>Enable camera</w:t>
      </w:r>
    </w:p>
    <w:p w:rsidR="009D4205" w:rsidRDefault="009D4205" w:rsidP="009D4205">
      <w:pPr>
        <w:widowControl/>
        <w:numPr>
          <w:ilvl w:val="1"/>
          <w:numId w:val="32"/>
        </w:numPr>
        <w:spacing w:before="100" w:beforeAutospacing="1" w:after="100" w:afterAutospacing="1"/>
      </w:pPr>
      <w:r>
        <w:t>Increase memory split to 256MB</w:t>
      </w:r>
    </w:p>
    <w:p w:rsidR="009D4205" w:rsidRDefault="009D4205" w:rsidP="009D4205">
      <w:pPr>
        <w:widowControl/>
        <w:numPr>
          <w:ilvl w:val="0"/>
          <w:numId w:val="32"/>
        </w:numPr>
        <w:spacing w:before="100" w:beforeAutospacing="1" w:after="100" w:afterAutospacing="1"/>
      </w:pPr>
      <w:r>
        <w:t>sudo apt-get update</w:t>
      </w:r>
    </w:p>
    <w:p w:rsidR="009D4205" w:rsidRDefault="009D4205" w:rsidP="009D4205">
      <w:pPr>
        <w:widowControl/>
        <w:numPr>
          <w:ilvl w:val="0"/>
          <w:numId w:val="32"/>
        </w:numPr>
        <w:spacing w:before="100" w:beforeAutospacing="1" w:after="100" w:afterAutospacing="1"/>
      </w:pPr>
      <w:r>
        <w:t>sudo apt-get dist-upgrade</w:t>
      </w:r>
    </w:p>
    <w:p w:rsidR="009D4205" w:rsidRDefault="009D4205" w:rsidP="009D4205">
      <w:pPr>
        <w:widowControl/>
        <w:numPr>
          <w:ilvl w:val="0"/>
          <w:numId w:val="32"/>
        </w:numPr>
        <w:spacing w:before="100" w:beforeAutospacing="1" w:after="100" w:afterAutospacing="1"/>
      </w:pPr>
      <w:r>
        <w:t>reboot</w:t>
      </w:r>
    </w:p>
    <w:p w:rsidR="009D4205" w:rsidRDefault="009D4205" w:rsidP="009D4205">
      <w:pPr>
        <w:pStyle w:val="Web"/>
      </w:pPr>
      <w:r>
        <w:t>Note: To enable ssh / camera they are under the interface options in the raspi-config program</w:t>
      </w:r>
    </w:p>
    <w:p w:rsidR="009D4205" w:rsidRDefault="009D4205" w:rsidP="009D4205">
      <w:pPr>
        <w:pStyle w:val="1"/>
      </w:pPr>
      <w:r>
        <w:t>Install Packages</w:t>
      </w:r>
    </w:p>
    <w:p w:rsidR="009D4205" w:rsidRDefault="009D4205" w:rsidP="009D4205">
      <w:pPr>
        <w:pStyle w:val="Web"/>
      </w:pPr>
      <w:r>
        <w:t>We are going to need to compile things later on so we need gstreamer and a build environment that will work for the camera plugin. These can take some time to run as the gstreamer packages will also pull down quite a large list of dependencies. This can take some time to run so you may want to combine the commands or all of the packages onto a single apt-get command.</w:t>
      </w:r>
    </w:p>
    <w:p w:rsidR="009D4205" w:rsidRDefault="009D4205" w:rsidP="009D4205">
      <w:pPr>
        <w:widowControl/>
        <w:numPr>
          <w:ilvl w:val="0"/>
          <w:numId w:val="33"/>
        </w:numPr>
        <w:spacing w:before="100" w:beforeAutospacing="1" w:after="100" w:afterAutospacing="1"/>
      </w:pPr>
      <w:r>
        <w:t>sudo apt-get install vim git</w:t>
      </w:r>
    </w:p>
    <w:p w:rsidR="009D4205" w:rsidRDefault="009D4205" w:rsidP="009D4205">
      <w:pPr>
        <w:widowControl/>
        <w:numPr>
          <w:ilvl w:val="0"/>
          <w:numId w:val="33"/>
        </w:numPr>
        <w:spacing w:before="100" w:beforeAutospacing="1" w:after="100" w:afterAutospacing="1"/>
      </w:pPr>
      <w:r>
        <w:t>sudo apt-get install gstreamer1.0-plugins-bad gstreamer1.0-plugins-base gstreamer1.0-plugins-good gstreamer1.0-plugins-ugly gstreamer1.0-tools libgstreamer1.0-dev libgstreamer1.0-0-dbg libgstreamer1.0-0 gstreamer1.0-omx gstreamer1.0-omx-dbg libgstreamer-plugins-base1.0-dev gtk-doc-tools</w:t>
      </w:r>
    </w:p>
    <w:p w:rsidR="009D4205" w:rsidRDefault="009D4205" w:rsidP="009D4205">
      <w:pPr>
        <w:pStyle w:val="1"/>
      </w:pPr>
      <w:r>
        <w:t>Gstreamer camera source</w:t>
      </w:r>
    </w:p>
    <w:p w:rsidR="009D4205" w:rsidRDefault="009D4205" w:rsidP="009D4205">
      <w:pPr>
        <w:pStyle w:val="Web"/>
      </w:pPr>
      <w:r>
        <w:t>We need to build the gstreamer rpi camera source so we can access the camera from a gstreamer pipeline. I ran these command from /home/pi/src in order to make this happen. This does not get included yet with gstreamer and isn't available to install from apt-get.</w:t>
      </w:r>
    </w:p>
    <w:p w:rsidR="009D4205" w:rsidRDefault="009D4205" w:rsidP="009D4205">
      <w:pPr>
        <w:widowControl/>
        <w:numPr>
          <w:ilvl w:val="0"/>
          <w:numId w:val="34"/>
        </w:numPr>
        <w:spacing w:before="100" w:beforeAutospacing="1" w:after="100" w:afterAutospacing="1"/>
      </w:pPr>
      <w:r>
        <w:t xml:space="preserve">git clone </w:t>
      </w:r>
      <w:hyperlink r:id="rId148" w:history="1">
        <w:r>
          <w:rPr>
            <w:rStyle w:val="a3"/>
          </w:rPr>
          <w:t>https://github.com/thaytan/gst-rpicamsrc.git</w:t>
        </w:r>
      </w:hyperlink>
    </w:p>
    <w:p w:rsidR="009D4205" w:rsidRDefault="009D4205" w:rsidP="009D4205">
      <w:pPr>
        <w:widowControl/>
        <w:numPr>
          <w:ilvl w:val="0"/>
          <w:numId w:val="34"/>
        </w:numPr>
        <w:spacing w:before="100" w:beforeAutospacing="1" w:after="100" w:afterAutospacing="1"/>
      </w:pPr>
      <w:r>
        <w:t>cd gst-rpicamsrc</w:t>
      </w:r>
    </w:p>
    <w:p w:rsidR="009D4205" w:rsidRDefault="009D4205" w:rsidP="009D4205">
      <w:pPr>
        <w:widowControl/>
        <w:numPr>
          <w:ilvl w:val="0"/>
          <w:numId w:val="34"/>
        </w:numPr>
        <w:spacing w:before="100" w:beforeAutospacing="1" w:after="100" w:afterAutospacing="1"/>
      </w:pPr>
      <w:r>
        <w:t>./autogen.sh</w:t>
      </w:r>
    </w:p>
    <w:p w:rsidR="009D4205" w:rsidRDefault="009D4205" w:rsidP="009D4205">
      <w:pPr>
        <w:widowControl/>
        <w:numPr>
          <w:ilvl w:val="0"/>
          <w:numId w:val="34"/>
        </w:numPr>
        <w:spacing w:before="100" w:beforeAutospacing="1" w:after="100" w:afterAutospacing="1"/>
      </w:pPr>
      <w:r>
        <w:t>make</w:t>
      </w:r>
    </w:p>
    <w:p w:rsidR="009D4205" w:rsidRDefault="009D4205" w:rsidP="009D4205">
      <w:pPr>
        <w:widowControl/>
        <w:numPr>
          <w:ilvl w:val="0"/>
          <w:numId w:val="34"/>
        </w:numPr>
        <w:spacing w:before="100" w:beforeAutospacing="1" w:after="100" w:afterAutospacing="1"/>
      </w:pPr>
      <w:r>
        <w:t>sudo make install</w:t>
      </w:r>
    </w:p>
    <w:p w:rsidR="009D4205" w:rsidRDefault="009D4205" w:rsidP="009D4205">
      <w:pPr>
        <w:pStyle w:val="Web"/>
      </w:pPr>
      <w:r>
        <w:lastRenderedPageBreak/>
        <w:t>Lets run some tests for the new gstreamer plugin.</w:t>
      </w:r>
    </w:p>
    <w:p w:rsidR="009D4205" w:rsidRDefault="009D4205" w:rsidP="009D4205">
      <w:pPr>
        <w:pStyle w:val="Web"/>
      </w:pPr>
      <w:r>
        <w:t>The rpicamsrc should be visible in the gst-inspect list. Example: "gst-inspect |grep rpicamsrc"</w:t>
      </w:r>
    </w:p>
    <w:p w:rsidR="009D4205" w:rsidRDefault="009D4205" w:rsidP="009D4205">
      <w:pPr>
        <w:pStyle w:val="Web"/>
      </w:pPr>
      <w:r>
        <w:t>You should also be able to see the list of extensive properties that the element can support for controlling the camera by running "gst-inspect rpicamsrc"</w:t>
      </w:r>
    </w:p>
    <w:p w:rsidR="009D4205" w:rsidRDefault="009D4205" w:rsidP="009D4205">
      <w:pPr>
        <w:pStyle w:val="Web"/>
      </w:pPr>
      <w:r>
        <w:t>For a really quick video test at this point to make sure the camera is working we can run a gstreamer pipeline that will display the camera image on the streamer and just "dump" the h274 data that is generated. I used this command. "GST_DEBUG=3 gst-launch-1.0 -v rpicamsrc keyframe-interval=30 ! fakesink silent=false". If it works you should see some lines of text flying up the screen and a preview window with the camera image on the raspberry pi screen.</w:t>
      </w:r>
    </w:p>
    <w:p w:rsidR="009D4205" w:rsidRDefault="009D4205" w:rsidP="009D4205">
      <w:pPr>
        <w:pStyle w:val="Web"/>
      </w:pPr>
      <w:r>
        <w:t>Note: I really suggest trying the above. I had a loose camera cable to the camera module and had the following error as an example.</w:t>
      </w:r>
    </w:p>
    <w:p w:rsidR="009D4205" w:rsidRDefault="009D4205" w:rsidP="009D4205">
      <w:pPr>
        <w:pStyle w:val="HTML"/>
      </w:pPr>
      <w:r>
        <w:t>0:00:02.662390832  2301 0x71201200 ERROR</w:t>
      </w:r>
    </w:p>
    <w:p w:rsidR="009D4205" w:rsidRDefault="009D4205" w:rsidP="009D4205">
      <w:pPr>
        <w:pStyle w:val="HTML"/>
      </w:pPr>
      <w:r>
        <w:t>rpicamsrc RaspiCapture.c:757:camera_control_callback: Received unexpected camera control callback event, 0x4f525245</w:t>
      </w:r>
    </w:p>
    <w:p w:rsidR="009D4205" w:rsidRDefault="009D4205" w:rsidP="009D4205">
      <w:pPr>
        <w:pStyle w:val="HTML"/>
      </w:pPr>
    </w:p>
    <w:p w:rsidR="009D4205" w:rsidRDefault="009D4205" w:rsidP="009D4205">
      <w:pPr>
        <w:pStyle w:val="HTML"/>
        <w:rPr>
          <w:rStyle w:val="HTML1"/>
        </w:rPr>
      </w:pPr>
    </w:p>
    <w:p w:rsidR="009D4205" w:rsidRDefault="009D4205" w:rsidP="009D4205">
      <w:pPr>
        <w:pStyle w:val="1"/>
      </w:pPr>
      <w:r>
        <w:t>Gstreamer RTSP server library</w:t>
      </w:r>
    </w:p>
    <w:p w:rsidR="009D4205" w:rsidRDefault="009D4205" w:rsidP="009D4205">
      <w:pPr>
        <w:pStyle w:val="Web"/>
      </w:pPr>
      <w:r>
        <w:t xml:space="preserve">Since the version of gstreamer on raspbian is so old. It doesn't ship with the new gstreamer rtsp server. So for this we need to clone it switch to the correct branch and compile and install it. This can be found at </w:t>
      </w:r>
      <w:hyperlink r:id="rId149" w:history="1">
        <w:r>
          <w:rPr>
            <w:rStyle w:val="a3"/>
          </w:rPr>
          <w:t>https://cgit.freedesktop.org/gstreamer/gst-rtsp-server/</w:t>
        </w:r>
      </w:hyperlink>
      <w:r>
        <w:t xml:space="preserve"> and take note of the output from gst-launch --version which on this system is 1.4.4 so we will need to switch to the 1.4 branch in order to compile and install the rtsp server.</w:t>
      </w:r>
    </w:p>
    <w:p w:rsidR="009D4205" w:rsidRDefault="009D4205" w:rsidP="009D4205">
      <w:pPr>
        <w:widowControl/>
        <w:numPr>
          <w:ilvl w:val="0"/>
          <w:numId w:val="35"/>
        </w:numPr>
        <w:spacing w:before="100" w:beforeAutospacing="1" w:after="100" w:afterAutospacing="1"/>
      </w:pPr>
      <w:r>
        <w:t>git clone git://anongit.freedesktop.org/gstreamer/gst-rtsp-server</w:t>
      </w:r>
    </w:p>
    <w:p w:rsidR="009D4205" w:rsidRDefault="009D4205" w:rsidP="009D4205">
      <w:pPr>
        <w:widowControl/>
        <w:numPr>
          <w:ilvl w:val="0"/>
          <w:numId w:val="35"/>
        </w:numPr>
        <w:spacing w:before="100" w:beforeAutospacing="1" w:after="100" w:afterAutospacing="1"/>
      </w:pPr>
      <w:r>
        <w:t>cd gst-rtsp-server</w:t>
      </w:r>
    </w:p>
    <w:p w:rsidR="009D4205" w:rsidRDefault="009D4205" w:rsidP="009D4205">
      <w:pPr>
        <w:widowControl/>
        <w:numPr>
          <w:ilvl w:val="0"/>
          <w:numId w:val="35"/>
        </w:numPr>
        <w:spacing w:before="100" w:beforeAutospacing="1" w:after="100" w:afterAutospacing="1"/>
      </w:pPr>
      <w:r>
        <w:t>git checkout 1.4</w:t>
      </w:r>
    </w:p>
    <w:p w:rsidR="009D4205" w:rsidRDefault="009D4205" w:rsidP="009D4205">
      <w:pPr>
        <w:widowControl/>
        <w:numPr>
          <w:ilvl w:val="0"/>
          <w:numId w:val="35"/>
        </w:numPr>
        <w:spacing w:before="100" w:beforeAutospacing="1" w:after="100" w:afterAutospacing="1"/>
      </w:pPr>
      <w:r>
        <w:t>./autogen.sh</w:t>
      </w:r>
    </w:p>
    <w:p w:rsidR="009D4205" w:rsidRDefault="009D4205" w:rsidP="009D4205">
      <w:pPr>
        <w:widowControl/>
        <w:numPr>
          <w:ilvl w:val="0"/>
          <w:numId w:val="35"/>
        </w:numPr>
        <w:spacing w:before="100" w:beforeAutospacing="1" w:after="100" w:afterAutospacing="1"/>
      </w:pPr>
      <w:r>
        <w:t>make</w:t>
      </w:r>
    </w:p>
    <w:p w:rsidR="009D4205" w:rsidRDefault="009D4205" w:rsidP="009D4205">
      <w:pPr>
        <w:widowControl/>
        <w:numPr>
          <w:ilvl w:val="0"/>
          <w:numId w:val="35"/>
        </w:numPr>
        <w:spacing w:before="100" w:beforeAutospacing="1" w:after="100" w:afterAutospacing="1"/>
      </w:pPr>
      <w:r>
        <w:t>sudo make install</w:t>
      </w:r>
    </w:p>
    <w:p w:rsidR="009D4205" w:rsidRDefault="009D4205" w:rsidP="009D4205">
      <w:pPr>
        <w:pStyle w:val="1"/>
      </w:pPr>
      <w:r>
        <w:t>RTSP Sever</w:t>
      </w:r>
    </w:p>
    <w:p w:rsidR="009D4205" w:rsidRDefault="009D4205" w:rsidP="009D4205">
      <w:pPr>
        <w:pStyle w:val="Web"/>
      </w:pPr>
      <w:r>
        <w:t xml:space="preserve">So in order to get this completely working we can use an example program that comes with the gst-rtsp-server source code we downloaded. We will be specifically interested in the example code from gst-rtsp-server/examples/test-launch.c This will have been compiled but will not have been install with the library. </w:t>
      </w:r>
      <w:r>
        <w:lastRenderedPageBreak/>
        <w:t>All we need is a valid pipeline and the example already gives us an h264 pipeline "( videotestsrc ! x264enc ! rtph264pay name=pay0 pt=96 )". The PI is of course not powerful enough to run with the x264enc element. But the rpicamsrc produces h264 data directly as shown from "gst-inspect-1.0 rpicamsrc"</w:t>
      </w:r>
    </w:p>
    <w:p w:rsidR="009D4205" w:rsidRDefault="009D4205" w:rsidP="009D4205">
      <w:pPr>
        <w:pStyle w:val="HTML"/>
      </w:pPr>
      <w:r>
        <w:t>Pad Templates:</w:t>
      </w:r>
    </w:p>
    <w:p w:rsidR="009D4205" w:rsidRDefault="009D4205" w:rsidP="009D4205">
      <w:pPr>
        <w:pStyle w:val="HTML"/>
      </w:pPr>
      <w:r>
        <w:t xml:space="preserve">  SRC template: 'src'</w:t>
      </w:r>
    </w:p>
    <w:p w:rsidR="009D4205" w:rsidRDefault="009D4205" w:rsidP="009D4205">
      <w:pPr>
        <w:pStyle w:val="HTML"/>
      </w:pPr>
      <w:r>
        <w:t xml:space="preserve">    Availability: Always</w:t>
      </w:r>
    </w:p>
    <w:p w:rsidR="009D4205" w:rsidRDefault="009D4205" w:rsidP="009D4205">
      <w:pPr>
        <w:pStyle w:val="HTML"/>
      </w:pPr>
      <w:r>
        <w:t xml:space="preserve">    Capabilities:</w:t>
      </w:r>
    </w:p>
    <w:p w:rsidR="009D4205" w:rsidRDefault="009D4205" w:rsidP="009D4205">
      <w:pPr>
        <w:pStyle w:val="HTML"/>
      </w:pPr>
      <w:r>
        <w:t xml:space="preserve">      video/x-h264</w:t>
      </w:r>
    </w:p>
    <w:p w:rsidR="009D4205" w:rsidRDefault="009D4205" w:rsidP="009D4205">
      <w:pPr>
        <w:pStyle w:val="HTML"/>
      </w:pPr>
      <w:r>
        <w:t xml:space="preserve">                  width: [ 1, 2147483647 ]</w:t>
      </w:r>
    </w:p>
    <w:p w:rsidR="009D4205" w:rsidRDefault="009D4205" w:rsidP="009D4205">
      <w:pPr>
        <w:pStyle w:val="HTML"/>
      </w:pPr>
      <w:r>
        <w:t xml:space="preserve">                 height: [ 1, 2147483647 ]</w:t>
      </w:r>
    </w:p>
    <w:p w:rsidR="009D4205" w:rsidRDefault="009D4205" w:rsidP="009D4205">
      <w:pPr>
        <w:pStyle w:val="HTML"/>
      </w:pPr>
      <w:r>
        <w:t xml:space="preserve">              framerate: [ 0/1, 2147483647/1 ]</w:t>
      </w:r>
    </w:p>
    <w:p w:rsidR="009D4205" w:rsidRDefault="009D4205" w:rsidP="009D4205">
      <w:pPr>
        <w:pStyle w:val="HTML"/>
      </w:pPr>
      <w:r>
        <w:t xml:space="preserve">          stream-format: byte-stream</w:t>
      </w:r>
    </w:p>
    <w:p w:rsidR="009D4205" w:rsidRDefault="009D4205" w:rsidP="009D4205">
      <w:pPr>
        <w:pStyle w:val="HTML"/>
      </w:pPr>
      <w:r>
        <w:t xml:space="preserve">              alignment: nal</w:t>
      </w:r>
    </w:p>
    <w:p w:rsidR="009D4205" w:rsidRDefault="009D4205" w:rsidP="009D4205">
      <w:pPr>
        <w:pStyle w:val="HTML"/>
      </w:pPr>
      <w:r>
        <w:t xml:space="preserve">                profile: { baseline, main, high }</w:t>
      </w:r>
    </w:p>
    <w:p w:rsidR="009D4205" w:rsidRDefault="009D4205" w:rsidP="009D4205">
      <w:pPr>
        <w:pStyle w:val="HTML"/>
      </w:pPr>
      <w:r>
        <w:t xml:space="preserve">      image/jpeg</w:t>
      </w:r>
    </w:p>
    <w:p w:rsidR="009D4205" w:rsidRDefault="009D4205" w:rsidP="009D4205">
      <w:pPr>
        <w:pStyle w:val="HTML"/>
      </w:pPr>
      <w:r>
        <w:t xml:space="preserve">                  width: [ 1, 2147483647 ]</w:t>
      </w:r>
    </w:p>
    <w:p w:rsidR="009D4205" w:rsidRDefault="009D4205" w:rsidP="009D4205">
      <w:pPr>
        <w:pStyle w:val="HTML"/>
      </w:pPr>
      <w:r>
        <w:t xml:space="preserve">                 height: [ 1, 2147483647 ]</w:t>
      </w:r>
    </w:p>
    <w:p w:rsidR="009D4205" w:rsidRDefault="009D4205" w:rsidP="009D4205">
      <w:pPr>
        <w:pStyle w:val="HTML"/>
      </w:pPr>
      <w:r>
        <w:t xml:space="preserve">              framerate: [ 0/1, 2147483647/1 ]</w:t>
      </w:r>
    </w:p>
    <w:p w:rsidR="009D4205" w:rsidRDefault="009D4205" w:rsidP="009D4205">
      <w:pPr>
        <w:pStyle w:val="HTML"/>
      </w:pPr>
      <w:r>
        <w:t xml:space="preserve">      video/x-raw</w:t>
      </w:r>
    </w:p>
    <w:p w:rsidR="009D4205" w:rsidRDefault="009D4205" w:rsidP="009D4205">
      <w:pPr>
        <w:pStyle w:val="HTML"/>
      </w:pPr>
      <w:r>
        <w:t xml:space="preserve">                 format: { I420, RGB, BGR, RGBA }</w:t>
      </w:r>
    </w:p>
    <w:p w:rsidR="009D4205" w:rsidRDefault="009D4205" w:rsidP="009D4205">
      <w:pPr>
        <w:pStyle w:val="HTML"/>
      </w:pPr>
      <w:r>
        <w:t xml:space="preserve">                  width: [ 1, 2147483647 ]</w:t>
      </w:r>
    </w:p>
    <w:p w:rsidR="009D4205" w:rsidRDefault="009D4205" w:rsidP="009D4205">
      <w:pPr>
        <w:pStyle w:val="HTML"/>
      </w:pPr>
      <w:r>
        <w:t xml:space="preserve">                 height: [ 1, 2147483647 ]</w:t>
      </w:r>
    </w:p>
    <w:p w:rsidR="009D4205" w:rsidRDefault="009D4205" w:rsidP="009D4205">
      <w:pPr>
        <w:pStyle w:val="HTML"/>
      </w:pPr>
      <w:r>
        <w:t xml:space="preserve">              framerate: [ 0/1, 2147483647/1 ]</w:t>
      </w:r>
    </w:p>
    <w:p w:rsidR="009D4205" w:rsidRDefault="009D4205" w:rsidP="009D4205">
      <w:pPr>
        <w:pStyle w:val="HTML"/>
      </w:pPr>
    </w:p>
    <w:p w:rsidR="009D4205" w:rsidRDefault="009D4205" w:rsidP="009D4205">
      <w:pPr>
        <w:pStyle w:val="HTML"/>
        <w:rPr>
          <w:rStyle w:val="HTML1"/>
        </w:rPr>
      </w:pPr>
    </w:p>
    <w:p w:rsidR="009D4205" w:rsidRDefault="009D4205" w:rsidP="009D4205">
      <w:pPr>
        <w:pStyle w:val="Web"/>
      </w:pPr>
      <w:r>
        <w:t>So for a suitable pipeline I trying the following first from gst-launch to see if it runs ok. This should produce a 2mbit stream with key frames produced every 15 frames (1 key frame per second) and and frame rate of 15 per second.</w:t>
      </w:r>
    </w:p>
    <w:p w:rsidR="009D4205" w:rsidRDefault="009D4205" w:rsidP="009D4205">
      <w:pPr>
        <w:pStyle w:val="HTML"/>
      </w:pPr>
      <w:r>
        <w:t>GST_DEBUG=3 gst-launch-1.0 -v rpicamsrc preview=false bitrate=2000000 keyframe-interval=15 \</w:t>
      </w:r>
    </w:p>
    <w:p w:rsidR="009D4205" w:rsidRDefault="009D4205" w:rsidP="009D4205">
      <w:pPr>
        <w:pStyle w:val="HTML"/>
      </w:pPr>
      <w:r>
        <w:t xml:space="preserve">  ! video/x-h264, framerate=15/1 ! h264parse ! fakesink silent=false</w:t>
      </w:r>
    </w:p>
    <w:p w:rsidR="009D4205" w:rsidRDefault="009D4205" w:rsidP="009D4205">
      <w:pPr>
        <w:pStyle w:val="HTML"/>
      </w:pPr>
    </w:p>
    <w:p w:rsidR="009D4205" w:rsidRDefault="009D4205" w:rsidP="009D4205">
      <w:pPr>
        <w:pStyle w:val="HTML"/>
        <w:rPr>
          <w:rStyle w:val="HTML1"/>
        </w:rPr>
      </w:pPr>
    </w:p>
    <w:p w:rsidR="009D4205" w:rsidRDefault="009D4205" w:rsidP="009D4205">
      <w:pPr>
        <w:pStyle w:val="Web"/>
      </w:pPr>
      <w:r>
        <w:t>Now for a final test. From the gst-rtsp-server/examples directory I run the following. Though it prints the URL as 127.0.0.1. This can be replaced with the ip address of the pi.</w:t>
      </w:r>
    </w:p>
    <w:p w:rsidR="009D4205" w:rsidRDefault="009D4205" w:rsidP="009D4205">
      <w:pPr>
        <w:pStyle w:val="HTML"/>
      </w:pPr>
      <w:r>
        <w:t>./test-launch "( rpicamsrc preview=false bitrate=2000000 keyframe-interval=15 ! video/x-h264, framerate=15/1 ! h264parse ! rtph264pay name=pay0 pt=96 )"</w:t>
      </w:r>
    </w:p>
    <w:p w:rsidR="009D4205" w:rsidRDefault="009D4205" w:rsidP="009D4205">
      <w:pPr>
        <w:pStyle w:val="HTML"/>
      </w:pPr>
    </w:p>
    <w:p w:rsidR="009D4205" w:rsidRDefault="009D4205" w:rsidP="009D4205">
      <w:pPr>
        <w:pStyle w:val="HTML"/>
        <w:rPr>
          <w:rStyle w:val="HTML1"/>
        </w:rPr>
      </w:pPr>
    </w:p>
    <w:p w:rsidR="009D4205" w:rsidRDefault="009D4205" w:rsidP="009D4205">
      <w:pPr>
        <w:pStyle w:val="Web"/>
      </w:pPr>
      <w:r>
        <w:t>From a remote machine I can then access this using vlc. From ubuntu I ran "vlc rtsp://piaddress:8544/" and get a slightly lagged video stream. The reason for the lag is mostly due to the buffering inside vlc that is hard to control. If you want something really low latency try the following gstreamer pipeline from the remote machine or change the setting in vlc so it doesn't buffer.</w:t>
      </w:r>
    </w:p>
    <w:p w:rsidR="009D4205" w:rsidRDefault="009D4205" w:rsidP="009D4205">
      <w:pPr>
        <w:pStyle w:val="HTML"/>
      </w:pPr>
      <w:r>
        <w:t>gst-launch-1.0 rtspsrc location="rtsp://piaddress:8554/test" latency=0 \</w:t>
      </w:r>
    </w:p>
    <w:p w:rsidR="009D4205" w:rsidRDefault="009D4205" w:rsidP="009D4205">
      <w:pPr>
        <w:pStyle w:val="HTML"/>
      </w:pPr>
      <w:r>
        <w:t xml:space="preserve"> ! rtph264depay ! decodebin ! videoconvert ! ximagesink</w:t>
      </w:r>
    </w:p>
    <w:p w:rsidR="009D4205" w:rsidRDefault="009D4205" w:rsidP="009D4205">
      <w:pPr>
        <w:pStyle w:val="HTML"/>
      </w:pPr>
    </w:p>
    <w:p w:rsidR="009D4205" w:rsidRDefault="009D4205" w:rsidP="009D4205">
      <w:pPr>
        <w:pStyle w:val="HTML"/>
        <w:rPr>
          <w:rStyle w:val="HTML1"/>
        </w:rPr>
      </w:pPr>
    </w:p>
    <w:p w:rsidR="009D4205" w:rsidRDefault="009D4205" w:rsidP="009D4205">
      <w:pPr>
        <w:pStyle w:val="1"/>
      </w:pPr>
      <w:r>
        <w:t>Some proof</w:t>
      </w:r>
    </w:p>
    <w:p w:rsidR="009D4205" w:rsidRDefault="009D4205" w:rsidP="009D4205">
      <w:pPr>
        <w:pStyle w:val="Web"/>
      </w:pPr>
      <w:r>
        <w:rPr>
          <w:noProof/>
        </w:rPr>
        <mc:AlternateContent>
          <mc:Choice Requires="wps">
            <w:drawing>
              <wp:inline distT="0" distB="0" distL="0" distR="0">
                <wp:extent cx="304800" cy="304800"/>
                <wp:effectExtent l="0" t="0" r="0" b="0"/>
                <wp:docPr id="46" name="矩形 46" descr="https://www.stev.org/images/pi-rtsp-thumbsup.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46" o:spid="_x0000_s1026" alt="描述: https://www.stev.org/images/pi-rtsp-thumbsup.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nwekVOMCAADvBQAADgAAAAAAAAAAAAAAAAAu&#10;AgAAZHJzL2Uyb0RvYy54bWxQSwECLQAUAAYACAAAACEATKDpLNgAAAADAQAADwAAAAAAAAAAAAAA&#10;AAA9BQAAZHJzL2Rvd25yZXYueG1sUEsFBgAAAAAEAAQA8wAAAEIGAAAAAA==&#10;" filled="f" stroked="f">
                <o:lock v:ext="edit" aspectratio="t"/>
                <w10:wrap anchorx="page" anchory="page"/>
                <w10:anchorlock/>
              </v:rect>
            </w:pict>
          </mc:Fallback>
        </mc:AlternateContent>
      </w:r>
    </w:p>
    <w:p w:rsidR="009D4205" w:rsidRDefault="009D4205" w:rsidP="009D4205">
      <w:pPr>
        <w:pStyle w:val="1"/>
      </w:pPr>
      <w:r>
        <w:t>Some further ideas</w:t>
      </w:r>
    </w:p>
    <w:p w:rsidR="009D4205" w:rsidRDefault="009D4205" w:rsidP="009D4205">
      <w:pPr>
        <w:pStyle w:val="Web"/>
      </w:pPr>
      <w:r>
        <w:t>If you look at the output of the "gst-inspect rpicamsrc" you will find options to be able to flip / rotate the image as well as control specific capture / encoding settings available on the camera.</w:t>
      </w:r>
    </w:p>
    <w:p w:rsidR="009D4205" w:rsidRDefault="009D4205" w:rsidP="009D4205">
      <w:pPr>
        <w:pStyle w:val="Web"/>
      </w:pPr>
      <w:r>
        <w:t>This will currently only support single client being connected. Making it support multiple tcp clients requires a much more complex application as it need to split the pipeline into multiple components</w:t>
      </w:r>
    </w:p>
    <w:p w:rsidR="009D4205" w:rsidRDefault="009D4205" w:rsidP="009D4205">
      <w:pPr>
        <w:pStyle w:val="Web"/>
      </w:pPr>
      <w:r>
        <w:t>Authentication is probably also an important feature. There is more example code with gst-rtsp-server which will demonstrate this.</w:t>
      </w:r>
    </w:p>
    <w:p w:rsidR="009D4205" w:rsidRDefault="009D4205" w:rsidP="00E04EBA">
      <w:pPr>
        <w:spacing w:after="240"/>
        <w:rPr>
          <w:rFonts w:hint="eastAsia"/>
        </w:rPr>
      </w:pPr>
    </w:p>
    <w:p w:rsidR="00E00CD0" w:rsidRDefault="00E00CD0" w:rsidP="00E00CD0">
      <w:pPr>
        <w:pStyle w:val="1"/>
      </w:pPr>
      <w:r>
        <w:t>RTSP Server</w:t>
      </w:r>
    </w:p>
    <w:p w:rsidR="00E00CD0" w:rsidRDefault="00E00CD0" w:rsidP="00E00CD0">
      <w:pPr>
        <w:pStyle w:val="6"/>
        <w:ind w:left="480"/>
        <w:jc w:val="center"/>
      </w:pPr>
      <w:r>
        <w:t>Set up a Real-time Streaming Server (RTSP)</w:t>
      </w:r>
    </w:p>
    <w:p w:rsidR="00E00CD0" w:rsidRDefault="00E00CD0" w:rsidP="00E00CD0">
      <w:pPr>
        <w:pStyle w:val="Web"/>
      </w:pPr>
      <w:r>
        <w:t>Install the required packages:</w:t>
      </w:r>
    </w:p>
    <w:p w:rsidR="00E00CD0" w:rsidRDefault="00E00CD0" w:rsidP="00E00CD0">
      <w:pPr>
        <w:pStyle w:val="HTML"/>
      </w:pPr>
      <w:proofErr w:type="gramStart"/>
      <w:r>
        <w:t>raspberrypi</w:t>
      </w:r>
      <w:proofErr w:type="gramEnd"/>
      <w:r>
        <w:t xml:space="preserve"> ~ $ sudo apt-get install vlc</w:t>
      </w:r>
    </w:p>
    <w:p w:rsidR="00E00CD0" w:rsidRDefault="00E00CD0" w:rsidP="00E00CD0">
      <w:pPr>
        <w:pStyle w:val="Web"/>
      </w:pPr>
      <w:r>
        <w:lastRenderedPageBreak/>
        <w:t xml:space="preserve">Run </w:t>
      </w:r>
      <w:r>
        <w:rPr>
          <w:rStyle w:val="a7"/>
        </w:rPr>
        <w:t>UV4L</w:t>
      </w:r>
      <w:r>
        <w:t xml:space="preserve"> with the </w:t>
      </w:r>
      <w:r>
        <w:rPr>
          <w:rStyle w:val="a7"/>
        </w:rPr>
        <w:t>raspicam</w:t>
      </w:r>
      <w:r>
        <w:t xml:space="preserve"> driver:</w:t>
      </w:r>
    </w:p>
    <w:p w:rsidR="00E00CD0" w:rsidRDefault="00E00CD0" w:rsidP="00E00CD0">
      <w:pPr>
        <w:pStyle w:val="HTML"/>
      </w:pPr>
      <w:proofErr w:type="gramStart"/>
      <w:r>
        <w:t>raspberrypi</w:t>
      </w:r>
      <w:proofErr w:type="gramEnd"/>
      <w:r>
        <w:t xml:space="preserve"> ~ $ uv4l --driver raspicam --auto-video_nr --framerate 25 --encoding=h264 --extension-presence=0</w:t>
      </w:r>
    </w:p>
    <w:p w:rsidR="00E00CD0" w:rsidRDefault="00E00CD0" w:rsidP="00E00CD0">
      <w:pPr>
        <w:pStyle w:val="HTML"/>
      </w:pPr>
      <w:r>
        <w:t xml:space="preserve"> [</w:t>
      </w:r>
      <w:proofErr w:type="gramStart"/>
      <w:r>
        <w:t>core</w:t>
      </w:r>
      <w:proofErr w:type="gramEnd"/>
      <w:r>
        <w:t>] Device detected!</w:t>
      </w:r>
    </w:p>
    <w:p w:rsidR="00E00CD0" w:rsidRDefault="00E00CD0" w:rsidP="00E00CD0">
      <w:pPr>
        <w:pStyle w:val="HTML"/>
      </w:pPr>
      <w:r>
        <w:t xml:space="preserve"> [</w:t>
      </w:r>
      <w:proofErr w:type="gramStart"/>
      <w:r>
        <w:t>core</w:t>
      </w:r>
      <w:proofErr w:type="gramEnd"/>
      <w:r>
        <w:t>] Registering device node /dev/video0</w:t>
      </w:r>
    </w:p>
    <w:p w:rsidR="00E00CD0" w:rsidRDefault="00E00CD0" w:rsidP="00E00CD0">
      <w:pPr>
        <w:pStyle w:val="Web"/>
      </w:pPr>
      <w:r>
        <w:t xml:space="preserve">Optionally give a real-time scheduling policy to the driver process for better performance (which is the same as running </w:t>
      </w:r>
      <w:r>
        <w:rPr>
          <w:rStyle w:val="a7"/>
        </w:rPr>
        <w:t>uv4l</w:t>
      </w:r>
      <w:r>
        <w:t xml:space="preserve"> with </w:t>
      </w:r>
      <w:r>
        <w:rPr>
          <w:rStyle w:val="a7"/>
        </w:rPr>
        <w:t>sudo uv4l –sched-</w:t>
      </w:r>
      <w:proofErr w:type="gramStart"/>
      <w:r>
        <w:rPr>
          <w:rStyle w:val="a7"/>
        </w:rPr>
        <w:t>rr</w:t>
      </w:r>
      <w:proofErr w:type="gramEnd"/>
      <w:r>
        <w:t>):</w:t>
      </w:r>
    </w:p>
    <w:p w:rsidR="00E00CD0" w:rsidRDefault="00E00CD0" w:rsidP="00E00CD0">
      <w:pPr>
        <w:pStyle w:val="HTML"/>
      </w:pPr>
      <w:proofErr w:type="gramStart"/>
      <w:r>
        <w:t>raspberrypi</w:t>
      </w:r>
      <w:proofErr w:type="gramEnd"/>
      <w:r>
        <w:t xml:space="preserve"> ~ $ sudo chrt -a -r -p 99 `pgrep uv4l`</w:t>
      </w:r>
    </w:p>
    <w:p w:rsidR="00E00CD0" w:rsidRDefault="00E00CD0" w:rsidP="00E00CD0">
      <w:pPr>
        <w:pStyle w:val="Web"/>
      </w:pPr>
      <w:r>
        <w:t xml:space="preserve">Run the real-time </w:t>
      </w:r>
      <w:r>
        <w:rPr>
          <w:rStyle w:val="a7"/>
        </w:rPr>
        <w:t>VideoLan</w:t>
      </w:r>
      <w:r>
        <w:t xml:space="preserve"> streaming server on your Raspberry Pi with the preferred resolution:</w:t>
      </w:r>
    </w:p>
    <w:p w:rsidR="00E00CD0" w:rsidRDefault="00E00CD0" w:rsidP="00E00CD0">
      <w:pPr>
        <w:pStyle w:val="HTML"/>
      </w:pPr>
      <w:proofErr w:type="gramStart"/>
      <w:r>
        <w:t>raspberrypi</w:t>
      </w:r>
      <w:proofErr w:type="gramEnd"/>
      <w:r>
        <w:t xml:space="preserve"> ~ $ cvlc -vvv v4l2c:///dev/video0:width=640:height=480:chroma=H264 --sout '#rtp{sdp=rtsp://:8554/}' --demux h264</w:t>
      </w:r>
    </w:p>
    <w:p w:rsidR="00E00CD0" w:rsidRDefault="00E00CD0" w:rsidP="00E00CD0">
      <w:pPr>
        <w:pStyle w:val="Web"/>
        <w:jc w:val="both"/>
      </w:pPr>
      <w:proofErr w:type="gramStart"/>
      <w:r>
        <w:t>although</w:t>
      </w:r>
      <w:proofErr w:type="gramEnd"/>
      <w:r>
        <w:t xml:space="preserve"> more appropriate in theory, the above command has been reported to leak memory because of some buggy versions of </w:t>
      </w:r>
      <w:r>
        <w:rPr>
          <w:rStyle w:val="a7"/>
        </w:rPr>
        <w:t>cvlc</w:t>
      </w:r>
      <w:r>
        <w:t>. If this is the case, try the following alternative command to run the server:</w:t>
      </w:r>
    </w:p>
    <w:p w:rsidR="00E00CD0" w:rsidRDefault="00E00CD0" w:rsidP="00E00CD0">
      <w:pPr>
        <w:pStyle w:val="HTML"/>
      </w:pPr>
      <w:proofErr w:type="gramStart"/>
      <w:r>
        <w:t>raspberrypi</w:t>
      </w:r>
      <w:proofErr w:type="gramEnd"/>
      <w:r>
        <w:t xml:space="preserve"> ~ $ dd if=/dev/video0 bs=1M | cvlc -vvv stream:///dev/stdin --sout '#rtp{sdp=rtsp://:8554/}' --demux=h264</w:t>
      </w:r>
    </w:p>
    <w:p w:rsidR="00E00CD0" w:rsidRDefault="00E00CD0" w:rsidP="00E00CD0">
      <w:pPr>
        <w:pStyle w:val="Web"/>
        <w:jc w:val="both"/>
      </w:pPr>
      <w:r>
        <w:t>Now you can connect to your Raspberry Pi from the client, for example (don’t forget the final slash):</w:t>
      </w:r>
    </w:p>
    <w:p w:rsidR="00E00CD0" w:rsidRDefault="00E00CD0" w:rsidP="00E00CD0">
      <w:pPr>
        <w:pStyle w:val="HTML"/>
      </w:pPr>
      <w:proofErr w:type="gramStart"/>
      <w:r>
        <w:t>mypc</w:t>
      </w:r>
      <w:proofErr w:type="gramEnd"/>
      <w:r>
        <w:t xml:space="preserve"> ~ $ vlc rtsp://raspberrypi:8554/</w:t>
      </w:r>
    </w:p>
    <w:p w:rsidR="00E00CD0" w:rsidRDefault="00E00CD0" w:rsidP="00E00CD0">
      <w:pPr>
        <w:pStyle w:val="Web"/>
      </w:pPr>
      <w:proofErr w:type="gramStart"/>
      <w:r>
        <w:t>where</w:t>
      </w:r>
      <w:proofErr w:type="gramEnd"/>
      <w:r>
        <w:t xml:space="preserve"> </w:t>
      </w:r>
      <w:r>
        <w:rPr>
          <w:rStyle w:val="a7"/>
        </w:rPr>
        <w:t>raspberrypi</w:t>
      </w:r>
      <w:r>
        <w:t xml:space="preserve"> is the host name or IP of your RaspberryPi.</w:t>
      </w:r>
    </w:p>
    <w:p w:rsidR="00E00CD0" w:rsidRDefault="00E00CD0" w:rsidP="00E00CD0">
      <w:pPr>
        <w:pStyle w:val="Web"/>
        <w:jc w:val="both"/>
      </w:pPr>
      <w:r>
        <w:t>You can set any image property on the fly (while the camera is streaming). For example, to list all the available controls and change the brightness:</w:t>
      </w:r>
    </w:p>
    <w:p w:rsidR="00E00CD0" w:rsidRDefault="00E00CD0" w:rsidP="00E00CD0">
      <w:pPr>
        <w:pStyle w:val="HTML"/>
      </w:pPr>
      <w:proofErr w:type="gramStart"/>
      <w:r>
        <w:t>raspberrypi</w:t>
      </w:r>
      <w:proofErr w:type="gramEnd"/>
      <w:r>
        <w:t xml:space="preserve"> ~ $ sudo apt-get install v4l-utils</w:t>
      </w:r>
    </w:p>
    <w:p w:rsidR="00E00CD0" w:rsidRDefault="00E00CD0" w:rsidP="00E00CD0">
      <w:pPr>
        <w:pStyle w:val="HTML"/>
      </w:pPr>
      <w:proofErr w:type="gramStart"/>
      <w:r>
        <w:t>raspberrypi</w:t>
      </w:r>
      <w:proofErr w:type="gramEnd"/>
      <w:r>
        <w:t xml:space="preserve"> ~ $ v4l2-ctl --list-ctrls --device /dev/video0</w:t>
      </w:r>
    </w:p>
    <w:p w:rsidR="00E00CD0" w:rsidRDefault="00E00CD0" w:rsidP="00E00CD0">
      <w:pPr>
        <w:pStyle w:val="HTML"/>
      </w:pPr>
      <w:r>
        <w:t xml:space="preserve"> </w:t>
      </w:r>
      <w:proofErr w:type="gramStart"/>
      <w:r>
        <w:t>brightness</w:t>
      </w:r>
      <w:proofErr w:type="gramEnd"/>
      <w:r>
        <w:t xml:space="preserve"> (int) : min=0 max=100 step=1 default=50 value=50</w:t>
      </w:r>
    </w:p>
    <w:p w:rsidR="00E00CD0" w:rsidRDefault="00E00CD0" w:rsidP="00E00CD0">
      <w:pPr>
        <w:pStyle w:val="HTML"/>
      </w:pPr>
      <w:r>
        <w:t xml:space="preserve"> </w:t>
      </w:r>
      <w:proofErr w:type="gramStart"/>
      <w:r>
        <w:t>contrast</w:t>
      </w:r>
      <w:proofErr w:type="gramEnd"/>
      <w:r>
        <w:t xml:space="preserve"> (int) : min=-100 max=100 step=1 default=0 value=0</w:t>
      </w:r>
    </w:p>
    <w:p w:rsidR="00E00CD0" w:rsidRDefault="00E00CD0" w:rsidP="00E00CD0">
      <w:pPr>
        <w:pStyle w:val="HTML"/>
      </w:pPr>
      <w:r>
        <w:t xml:space="preserve"> </w:t>
      </w:r>
      <w:proofErr w:type="gramStart"/>
      <w:r>
        <w:t>saturation</w:t>
      </w:r>
      <w:proofErr w:type="gramEnd"/>
      <w:r>
        <w:t xml:space="preserve"> (int) : min=-100 max=100 step=1 default=0 value=0</w:t>
      </w:r>
    </w:p>
    <w:p w:rsidR="00E00CD0" w:rsidRDefault="00E00CD0" w:rsidP="00E00CD0">
      <w:pPr>
        <w:pStyle w:val="HTML"/>
      </w:pPr>
      <w:r>
        <w:t xml:space="preserve"> </w:t>
      </w:r>
      <w:proofErr w:type="gramStart"/>
      <w:r>
        <w:t>iso</w:t>
      </w:r>
      <w:proofErr w:type="gramEnd"/>
      <w:r>
        <w:t xml:space="preserve"> (int) : min=0 max=1200 step=1 default=400 value=400</w:t>
      </w:r>
    </w:p>
    <w:p w:rsidR="00E00CD0" w:rsidRDefault="00E00CD0" w:rsidP="00E00CD0">
      <w:pPr>
        <w:pStyle w:val="HTML"/>
      </w:pPr>
      <w:r>
        <w:t xml:space="preserve"> horizontal_mirror (bool</w:t>
      </w:r>
      <w:proofErr w:type="gramStart"/>
      <w:r>
        <w:t>) :</w:t>
      </w:r>
      <w:proofErr w:type="gramEnd"/>
      <w:r>
        <w:t xml:space="preserve"> default=0 value=0</w:t>
      </w:r>
    </w:p>
    <w:p w:rsidR="00E00CD0" w:rsidRDefault="00E00CD0" w:rsidP="00E00CD0">
      <w:pPr>
        <w:pStyle w:val="HTML"/>
      </w:pPr>
      <w:r>
        <w:t xml:space="preserve"> vertical_mirror (bool</w:t>
      </w:r>
      <w:proofErr w:type="gramStart"/>
      <w:r>
        <w:t>) :</w:t>
      </w:r>
      <w:proofErr w:type="gramEnd"/>
      <w:r>
        <w:t xml:space="preserve"> default=0 value=0</w:t>
      </w:r>
    </w:p>
    <w:p w:rsidR="00E00CD0" w:rsidRDefault="00E00CD0" w:rsidP="00E00CD0">
      <w:pPr>
        <w:pStyle w:val="HTML"/>
      </w:pPr>
      <w:r>
        <w:t xml:space="preserve"> </w:t>
      </w:r>
      <w:proofErr w:type="gramStart"/>
      <w:r>
        <w:t>sharpness</w:t>
      </w:r>
      <w:proofErr w:type="gramEnd"/>
      <w:r>
        <w:t xml:space="preserve"> (int) : min=-100 max=100 step=1 default=0 value=0</w:t>
      </w:r>
    </w:p>
    <w:p w:rsidR="00E00CD0" w:rsidRDefault="00E00CD0" w:rsidP="00E00CD0">
      <w:pPr>
        <w:pStyle w:val="HTML"/>
      </w:pPr>
      <w:proofErr w:type="gramStart"/>
      <w:r>
        <w:t>raspberrypi</w:t>
      </w:r>
      <w:proofErr w:type="gramEnd"/>
      <w:r>
        <w:t xml:space="preserve"> ~ $ v4l2-ctl --set-ctrl=brightness=50 --device=/dev/video0</w:t>
      </w:r>
    </w:p>
    <w:p w:rsidR="00E00CD0" w:rsidRDefault="00E00CD0" w:rsidP="00E00CD0">
      <w:pPr>
        <w:pStyle w:val="Web"/>
        <w:jc w:val="both"/>
      </w:pPr>
      <w:r>
        <w:t xml:space="preserve">A more user-friendly interface for changing the image properties while streaming with this/any method is the </w:t>
      </w:r>
      <w:r>
        <w:rPr>
          <w:rStyle w:val="a7"/>
        </w:rPr>
        <w:t>Conrol Panel</w:t>
      </w:r>
      <w:r>
        <w:t xml:space="preserve"> web page coming along with the HTTP Streaming Server plug-in for UV4L.</w:t>
      </w:r>
    </w:p>
    <w:p w:rsidR="004B7977" w:rsidRDefault="004B7977" w:rsidP="004B7977">
      <w:pPr>
        <w:pStyle w:val="2"/>
      </w:pPr>
      <w:r>
        <w:lastRenderedPageBreak/>
        <w:t>How to stream from RaspberryPi PiCamera</w:t>
      </w:r>
    </w:p>
    <w:p w:rsidR="004B7977" w:rsidRDefault="004B7977" w:rsidP="004B7977">
      <w:pPr>
        <w:pStyle w:val="post-meta"/>
      </w:pPr>
      <w:r>
        <w:t xml:space="preserve">May 18, 2017 </w:t>
      </w:r>
    </w:p>
    <w:p w:rsidR="004B7977" w:rsidRDefault="004B7977" w:rsidP="004B7977">
      <w:r>
        <w:pict>
          <v:rect id="_x0000_i1028" style="width:0;height:1.5pt" o:hralign="center" o:hrstd="t" o:hr="t" fillcolor="#a0a0a0" stroked="f"/>
        </w:pict>
      </w:r>
    </w:p>
    <w:p w:rsidR="004B7977" w:rsidRDefault="004B7977" w:rsidP="004B7977">
      <w:pPr>
        <w:pStyle w:val="2"/>
      </w:pPr>
      <w:r>
        <w:t>Pre-requisites</w:t>
      </w:r>
    </w:p>
    <w:p w:rsidR="004B7977" w:rsidRDefault="004B7977" w:rsidP="004B7977">
      <w:pPr>
        <w:pStyle w:val="Web"/>
      </w:pPr>
      <w:r>
        <w:t>OS: Raspbian &gt;= 8</w:t>
      </w:r>
    </w:p>
    <w:p w:rsidR="004B7977" w:rsidRDefault="004B7977" w:rsidP="004B7977">
      <w:pPr>
        <w:pStyle w:val="Web"/>
      </w:pPr>
      <w:r>
        <w:t xml:space="preserve">Do </w:t>
      </w:r>
      <w:r>
        <w:rPr>
          <w:rStyle w:val="HTML1"/>
        </w:rPr>
        <w:t>sudo raspi-config</w:t>
      </w:r>
      <w:r>
        <w:t xml:space="preserve"> and enable PiCamera, in ‘Memory Split’, give GPU more than 128M of memory. Connect PiCamera, reboot.</w:t>
      </w:r>
    </w:p>
    <w:p w:rsidR="004B7977" w:rsidRDefault="004B7977" w:rsidP="004B7977">
      <w:pPr>
        <w:pStyle w:val="Web"/>
      </w:pPr>
      <w:r>
        <w:t xml:space="preserve">Test PiCamera works by </w:t>
      </w:r>
      <w:r>
        <w:rPr>
          <w:rStyle w:val="HTML1"/>
        </w:rPr>
        <w:t>raspistill -o photo.jpg</w:t>
      </w:r>
      <w:r>
        <w:t>.</w:t>
      </w:r>
    </w:p>
    <w:p w:rsidR="004B7977" w:rsidRDefault="004B7977" w:rsidP="004B7977">
      <w:pPr>
        <w:pStyle w:val="Web"/>
      </w:pPr>
      <w:r>
        <w:t>Load v4l2 module:</w:t>
      </w:r>
    </w:p>
    <w:p w:rsidR="004B7977" w:rsidRDefault="004B7977" w:rsidP="004B7977">
      <w:pPr>
        <w:pStyle w:val="HTML"/>
        <w:rPr>
          <w:rStyle w:val="HTML1"/>
        </w:rPr>
      </w:pPr>
      <w:r>
        <w:rPr>
          <w:rStyle w:val="HTML1"/>
        </w:rPr>
        <w:t>sudo modprobe bcm2835-v412</w:t>
      </w:r>
    </w:p>
    <w:p w:rsidR="004B7977" w:rsidRDefault="004B7977" w:rsidP="004B7977">
      <w:pPr>
        <w:pStyle w:val="Web"/>
      </w:pPr>
      <w:r>
        <w:t xml:space="preserve">Optionally add </w:t>
      </w:r>
      <w:r>
        <w:rPr>
          <w:rStyle w:val="HTML1"/>
        </w:rPr>
        <w:t>bcm2835-v412</w:t>
      </w:r>
      <w:r>
        <w:t xml:space="preserve"> to </w:t>
      </w:r>
      <w:r>
        <w:rPr>
          <w:rStyle w:val="HTML1"/>
        </w:rPr>
        <w:t>/etc/modules</w:t>
      </w:r>
      <w:r>
        <w:t xml:space="preserve"> file.</w:t>
      </w:r>
    </w:p>
    <w:p w:rsidR="004B7977" w:rsidRDefault="004B7977" w:rsidP="004B7977">
      <w:pPr>
        <w:pStyle w:val="Web"/>
      </w:pPr>
      <w:r>
        <w:t>v4l2 should already present in the OS, if not:</w:t>
      </w:r>
    </w:p>
    <w:p w:rsidR="004B7977" w:rsidRDefault="004B7977" w:rsidP="004B7977">
      <w:pPr>
        <w:pStyle w:val="HTML"/>
        <w:rPr>
          <w:rStyle w:val="HTML1"/>
        </w:rPr>
      </w:pPr>
      <w:r>
        <w:rPr>
          <w:rStyle w:val="HTML1"/>
        </w:rPr>
        <w:t>sudo apt-get install v4l-utils</w:t>
      </w:r>
    </w:p>
    <w:p w:rsidR="004B7977" w:rsidRDefault="004B7977" w:rsidP="004B7977">
      <w:pPr>
        <w:pStyle w:val="Web"/>
      </w:pPr>
      <w:r>
        <w:t>There’re multiple ways to stream PiCamera to remote clients. Here I present 4.</w:t>
      </w:r>
    </w:p>
    <w:p w:rsidR="004B7977" w:rsidRDefault="004B7977" w:rsidP="004B7977">
      <w:pPr>
        <w:pStyle w:val="2"/>
      </w:pPr>
      <w:r>
        <w:t>Method 1: vlc</w:t>
      </w:r>
    </w:p>
    <w:p w:rsidR="004B7977" w:rsidRDefault="004B7977" w:rsidP="004B7977">
      <w:pPr>
        <w:pStyle w:val="Web"/>
      </w:pPr>
      <w:r>
        <w:t>Make sure vlc is installed:</w:t>
      </w:r>
    </w:p>
    <w:p w:rsidR="004B7977" w:rsidRDefault="004B7977" w:rsidP="004B7977">
      <w:pPr>
        <w:pStyle w:val="HTML"/>
        <w:rPr>
          <w:rStyle w:val="HTML1"/>
        </w:rPr>
      </w:pPr>
      <w:r>
        <w:rPr>
          <w:rStyle w:val="HTML1"/>
        </w:rPr>
        <w:t>sudo apt-get install vlc</w:t>
      </w:r>
    </w:p>
    <w:p w:rsidR="004B7977" w:rsidRDefault="004B7977" w:rsidP="004B7977">
      <w:pPr>
        <w:pStyle w:val="Web"/>
      </w:pPr>
      <w:r>
        <w:t>shell script:</w:t>
      </w:r>
    </w:p>
    <w:p w:rsidR="004B7977" w:rsidRDefault="004B7977" w:rsidP="004B7977">
      <w:pPr>
        <w:pStyle w:val="HTML"/>
        <w:rPr>
          <w:rStyle w:val="HTML1"/>
        </w:rPr>
      </w:pPr>
      <w:r>
        <w:rPr>
          <w:rStyle w:val="HTML1"/>
        </w:rPr>
        <w:t xml:space="preserve">raspivid </w:t>
      </w:r>
      <w:r>
        <w:rPr>
          <w:rStyle w:val="nt"/>
        </w:rPr>
        <w:t>-o</w:t>
      </w:r>
      <w:r>
        <w:rPr>
          <w:rStyle w:val="HTML1"/>
        </w:rPr>
        <w:t xml:space="preserve"> - </w:t>
      </w:r>
      <w:r>
        <w:rPr>
          <w:rStyle w:val="nt"/>
        </w:rPr>
        <w:t>-n</w:t>
      </w:r>
      <w:r>
        <w:rPr>
          <w:rStyle w:val="HTML1"/>
        </w:rPr>
        <w:t xml:space="preserve"> </w:t>
      </w:r>
      <w:r>
        <w:rPr>
          <w:rStyle w:val="nt"/>
        </w:rPr>
        <w:t>-fps</w:t>
      </w:r>
      <w:r>
        <w:rPr>
          <w:rStyle w:val="HTML1"/>
        </w:rPr>
        <w:t xml:space="preserve"> 15 </w:t>
      </w:r>
      <w:r>
        <w:rPr>
          <w:rStyle w:val="nt"/>
        </w:rPr>
        <w:t>-w</w:t>
      </w:r>
      <w:r>
        <w:rPr>
          <w:rStyle w:val="HTML1"/>
        </w:rPr>
        <w:t xml:space="preserve"> 1280 </w:t>
      </w:r>
      <w:r>
        <w:rPr>
          <w:rStyle w:val="nt"/>
        </w:rPr>
        <w:t>-h</w:t>
      </w:r>
      <w:r>
        <w:rPr>
          <w:rStyle w:val="HTML1"/>
        </w:rPr>
        <w:t xml:space="preserve"> 720 </w:t>
      </w:r>
      <w:r>
        <w:rPr>
          <w:rStyle w:val="nt"/>
        </w:rPr>
        <w:t>-t</w:t>
      </w:r>
      <w:r>
        <w:rPr>
          <w:rStyle w:val="HTML1"/>
        </w:rPr>
        <w:t xml:space="preserve"> 0 </w:t>
      </w:r>
      <w:r>
        <w:rPr>
          <w:rStyle w:val="se"/>
        </w:rPr>
        <w:t>\</w:t>
      </w:r>
    </w:p>
    <w:p w:rsidR="004B7977" w:rsidRDefault="004B7977" w:rsidP="004B7977">
      <w:pPr>
        <w:pStyle w:val="HTML"/>
        <w:rPr>
          <w:rStyle w:val="HTML1"/>
        </w:rPr>
      </w:pPr>
      <w:r>
        <w:rPr>
          <w:rStyle w:val="HTML1"/>
        </w:rPr>
        <w:t xml:space="preserve">|cvlc </w:t>
      </w:r>
      <w:r>
        <w:rPr>
          <w:rStyle w:val="nt"/>
        </w:rPr>
        <w:t>-vvv</w:t>
      </w:r>
      <w:r>
        <w:rPr>
          <w:rStyle w:val="HTML1"/>
        </w:rPr>
        <w:t xml:space="preserve"> stream:///dev/stdin </w:t>
      </w:r>
      <w:r>
        <w:rPr>
          <w:rStyle w:val="se"/>
        </w:rPr>
        <w:t>\</w:t>
      </w:r>
    </w:p>
    <w:p w:rsidR="004B7977" w:rsidRDefault="004B7977" w:rsidP="004B7977">
      <w:pPr>
        <w:pStyle w:val="HTML"/>
        <w:rPr>
          <w:rStyle w:val="HTML1"/>
        </w:rPr>
      </w:pPr>
      <w:r>
        <w:rPr>
          <w:rStyle w:val="nt"/>
        </w:rPr>
        <w:t>--sout</w:t>
      </w:r>
      <w:r>
        <w:rPr>
          <w:rStyle w:val="HTML1"/>
        </w:rPr>
        <w:t xml:space="preserve"> </w:t>
      </w:r>
      <w:r>
        <w:rPr>
          <w:rStyle w:val="s1"/>
        </w:rPr>
        <w:t>'#rtp{sdp=rtsp://:8554/}'</w:t>
      </w:r>
      <w:r>
        <w:rPr>
          <w:rStyle w:val="HTML1"/>
        </w:rPr>
        <w:t xml:space="preserve"> </w:t>
      </w:r>
      <w:r>
        <w:rPr>
          <w:rStyle w:val="se"/>
        </w:rPr>
        <w:t>\</w:t>
      </w:r>
    </w:p>
    <w:p w:rsidR="004B7977" w:rsidRDefault="004B7977" w:rsidP="004B7977">
      <w:pPr>
        <w:pStyle w:val="HTML"/>
        <w:rPr>
          <w:rStyle w:val="HTML1"/>
        </w:rPr>
      </w:pPr>
      <w:r>
        <w:rPr>
          <w:rStyle w:val="HTML1"/>
        </w:rPr>
        <w:t>:demux</w:t>
      </w:r>
      <w:r>
        <w:rPr>
          <w:rStyle w:val="o"/>
        </w:rPr>
        <w:t>=</w:t>
      </w:r>
      <w:r>
        <w:rPr>
          <w:rStyle w:val="HTML1"/>
        </w:rPr>
        <w:t>h264 :h264-fps</w:t>
      </w:r>
      <w:r>
        <w:rPr>
          <w:rStyle w:val="o"/>
        </w:rPr>
        <w:t>=</w:t>
      </w:r>
      <w:r>
        <w:rPr>
          <w:rStyle w:val="HTML1"/>
        </w:rPr>
        <w:t>15</w:t>
      </w:r>
    </w:p>
    <w:p w:rsidR="004B7977" w:rsidRDefault="004B7977" w:rsidP="004B7977">
      <w:pPr>
        <w:pStyle w:val="HTML"/>
        <w:rPr>
          <w:rStyle w:val="HTML1"/>
        </w:rPr>
      </w:pPr>
    </w:p>
    <w:p w:rsidR="004B7977" w:rsidRDefault="004B7977" w:rsidP="004B7977">
      <w:pPr>
        <w:pStyle w:val="Web"/>
      </w:pPr>
      <w:r>
        <w:lastRenderedPageBreak/>
        <w:t xml:space="preserve">When you run the script, it will stream, the stream can be viewed from </w:t>
      </w:r>
      <w:r>
        <w:rPr>
          <w:rStyle w:val="HTML1"/>
        </w:rPr>
        <w:t>rtsp://raspberrypi_ip:8554/</w:t>
      </w:r>
      <w:r>
        <w:t xml:space="preserve"> from VLC on a remote computer.</w:t>
      </w:r>
    </w:p>
    <w:p w:rsidR="004B7977" w:rsidRDefault="004B7977" w:rsidP="004B7977">
      <w:pPr>
        <w:pStyle w:val="2"/>
      </w:pPr>
      <w:r>
        <w:t>Method 2: v4l2rtspserver</w:t>
      </w:r>
    </w:p>
    <w:p w:rsidR="004B7977" w:rsidRDefault="004B7977" w:rsidP="004B7977">
      <w:pPr>
        <w:pStyle w:val="Web"/>
      </w:pPr>
      <w:r>
        <w:t xml:space="preserve">Details are in </w:t>
      </w:r>
      <w:hyperlink r:id="rId150" w:history="1">
        <w:r>
          <w:rPr>
            <w:rStyle w:val="a3"/>
          </w:rPr>
          <w:t>v4l2rtspserver github</w:t>
        </w:r>
      </w:hyperlink>
      <w:r>
        <w:t>. But basically:</w:t>
      </w:r>
    </w:p>
    <w:p w:rsidR="004B7977" w:rsidRDefault="004B7977" w:rsidP="004B7977">
      <w:pPr>
        <w:pStyle w:val="HTML"/>
        <w:rPr>
          <w:rStyle w:val="HTML1"/>
        </w:rPr>
      </w:pPr>
      <w:r>
        <w:rPr>
          <w:rStyle w:val="HTML1"/>
        </w:rPr>
        <w:t>sudo apt-get install cmake liblog4cpp5-dev libv4l-dev</w:t>
      </w:r>
    </w:p>
    <w:p w:rsidR="004B7977" w:rsidRDefault="004B7977" w:rsidP="004B7977">
      <w:pPr>
        <w:pStyle w:val="HTML"/>
        <w:rPr>
          <w:rStyle w:val="HTML1"/>
        </w:rPr>
      </w:pPr>
      <w:r>
        <w:rPr>
          <w:rStyle w:val="HTML1"/>
        </w:rPr>
        <w:t>wget www.live555.com/liveMedia/public/live555-latest.tar.gz</w:t>
      </w:r>
    </w:p>
    <w:p w:rsidR="004B7977" w:rsidRDefault="004B7977" w:rsidP="004B7977">
      <w:pPr>
        <w:pStyle w:val="HTML"/>
        <w:rPr>
          <w:rStyle w:val="HTML1"/>
        </w:rPr>
      </w:pPr>
      <w:r>
        <w:rPr>
          <w:rStyle w:val="HTML1"/>
        </w:rPr>
        <w:t>tar xfz live555-latest.tar.gz</w:t>
      </w:r>
    </w:p>
    <w:p w:rsidR="004B7977" w:rsidRDefault="004B7977" w:rsidP="004B7977">
      <w:pPr>
        <w:pStyle w:val="HTML"/>
        <w:rPr>
          <w:rStyle w:val="HTML1"/>
        </w:rPr>
      </w:pPr>
      <w:r>
        <w:rPr>
          <w:rStyle w:val="HTML1"/>
        </w:rPr>
        <w:t>cd live/</w:t>
      </w:r>
    </w:p>
    <w:p w:rsidR="004B7977" w:rsidRDefault="004B7977" w:rsidP="004B7977">
      <w:pPr>
        <w:pStyle w:val="HTML"/>
        <w:rPr>
          <w:rStyle w:val="HTML1"/>
        </w:rPr>
      </w:pPr>
      <w:r>
        <w:rPr>
          <w:rStyle w:val="HTML1"/>
        </w:rPr>
        <w:t>./genMakefiles linux</w:t>
      </w:r>
    </w:p>
    <w:p w:rsidR="004B7977" w:rsidRDefault="004B7977" w:rsidP="004B7977">
      <w:pPr>
        <w:pStyle w:val="HTML"/>
        <w:rPr>
          <w:rStyle w:val="HTML1"/>
        </w:rPr>
      </w:pPr>
      <w:r>
        <w:rPr>
          <w:rStyle w:val="HTML1"/>
        </w:rPr>
        <w:t>make CPPFLAGS=-DALLOW_RTSP_SERVER_PORT_REUSE=1</w:t>
      </w:r>
    </w:p>
    <w:p w:rsidR="004B7977" w:rsidRDefault="004B7977" w:rsidP="004B7977">
      <w:pPr>
        <w:pStyle w:val="HTML"/>
        <w:rPr>
          <w:rStyle w:val="HTML1"/>
        </w:rPr>
      </w:pPr>
      <w:r>
        <w:rPr>
          <w:rStyle w:val="HTML1"/>
        </w:rPr>
        <w:t>sudo make install</w:t>
      </w:r>
    </w:p>
    <w:p w:rsidR="004B7977" w:rsidRDefault="004B7977" w:rsidP="004B7977">
      <w:pPr>
        <w:pStyle w:val="HTML"/>
        <w:rPr>
          <w:rStyle w:val="HTML1"/>
        </w:rPr>
      </w:pPr>
      <w:r>
        <w:rPr>
          <w:rStyle w:val="HTML1"/>
        </w:rPr>
        <w:t>cd</w:t>
      </w:r>
    </w:p>
    <w:p w:rsidR="004B7977" w:rsidRDefault="004B7977" w:rsidP="004B7977">
      <w:pPr>
        <w:pStyle w:val="HTML"/>
        <w:rPr>
          <w:rStyle w:val="HTML1"/>
        </w:rPr>
      </w:pPr>
      <w:r>
        <w:rPr>
          <w:rStyle w:val="HTML1"/>
        </w:rPr>
        <w:t>git clone https://github.com/mpromonet/v4l2rtspserver.git</w:t>
      </w:r>
    </w:p>
    <w:p w:rsidR="004B7977" w:rsidRDefault="004B7977" w:rsidP="004B7977">
      <w:pPr>
        <w:pStyle w:val="HTML"/>
        <w:rPr>
          <w:rStyle w:val="HTML1"/>
        </w:rPr>
      </w:pPr>
      <w:r>
        <w:rPr>
          <w:rStyle w:val="HTML1"/>
        </w:rPr>
        <w:t>cd v4l2rtspserver/</w:t>
      </w:r>
    </w:p>
    <w:p w:rsidR="004B7977" w:rsidRDefault="004B7977" w:rsidP="004B7977">
      <w:pPr>
        <w:pStyle w:val="HTML"/>
        <w:rPr>
          <w:rStyle w:val="HTML1"/>
        </w:rPr>
      </w:pPr>
      <w:r>
        <w:rPr>
          <w:rStyle w:val="HTML1"/>
        </w:rPr>
        <w:t>cmake .</w:t>
      </w:r>
    </w:p>
    <w:p w:rsidR="004B7977" w:rsidRDefault="004B7977" w:rsidP="004B7977">
      <w:pPr>
        <w:pStyle w:val="HTML"/>
        <w:rPr>
          <w:rStyle w:val="HTML1"/>
        </w:rPr>
      </w:pPr>
      <w:r>
        <w:rPr>
          <w:rStyle w:val="HTML1"/>
        </w:rPr>
        <w:t>make</w:t>
      </w:r>
    </w:p>
    <w:p w:rsidR="004B7977" w:rsidRDefault="004B7977" w:rsidP="004B7977">
      <w:pPr>
        <w:pStyle w:val="HTML"/>
        <w:rPr>
          <w:rStyle w:val="HTML1"/>
        </w:rPr>
      </w:pPr>
      <w:r>
        <w:rPr>
          <w:rStyle w:val="HTML1"/>
        </w:rPr>
        <w:t>sudo make install</w:t>
      </w:r>
    </w:p>
    <w:p w:rsidR="004B7977" w:rsidRDefault="004B7977" w:rsidP="004B7977">
      <w:pPr>
        <w:pStyle w:val="Web"/>
      </w:pPr>
      <w:r>
        <w:t>Then you can run:</w:t>
      </w:r>
    </w:p>
    <w:p w:rsidR="004B7977" w:rsidRDefault="004B7977" w:rsidP="004B7977">
      <w:pPr>
        <w:pStyle w:val="HTML"/>
        <w:rPr>
          <w:rStyle w:val="HTML1"/>
        </w:rPr>
      </w:pPr>
      <w:r>
        <w:rPr>
          <w:rStyle w:val="HTML1"/>
        </w:rPr>
        <w:t>v4l2rtspserver -F15 -H 720 -W1280 -P 8555 /dev/video0</w:t>
      </w:r>
    </w:p>
    <w:p w:rsidR="004B7977" w:rsidRDefault="004B7977" w:rsidP="004B7977">
      <w:pPr>
        <w:pStyle w:val="Web"/>
      </w:pPr>
      <w:r>
        <w:t xml:space="preserve">The stream can now be viewed from </w:t>
      </w:r>
      <w:r>
        <w:rPr>
          <w:rStyle w:val="HTML1"/>
        </w:rPr>
        <w:t>rtsp://raspberrypi_ip:8555/unicast</w:t>
      </w:r>
      <w:r>
        <w:t xml:space="preserve"> from VLC on another computer.</w:t>
      </w:r>
    </w:p>
    <w:p w:rsidR="004B7977" w:rsidRDefault="004B7977" w:rsidP="004B7977">
      <w:pPr>
        <w:pStyle w:val="2"/>
      </w:pPr>
      <w:r>
        <w:t>Method 3: ffmpeg/avconv</w:t>
      </w:r>
    </w:p>
    <w:p w:rsidR="004B7977" w:rsidRDefault="004B7977" w:rsidP="004B7977">
      <w:pPr>
        <w:pStyle w:val="Web"/>
      </w:pPr>
      <w:r>
        <w:t xml:space="preserve">Install avconv by </w:t>
      </w:r>
      <w:r>
        <w:rPr>
          <w:rStyle w:val="HTML1"/>
        </w:rPr>
        <w:t>sudo apt-get install libav-tools</w:t>
      </w:r>
      <w:r>
        <w:t>.</w:t>
      </w:r>
    </w:p>
    <w:p w:rsidR="004B7977" w:rsidRDefault="004B7977" w:rsidP="004B7977">
      <w:pPr>
        <w:pStyle w:val="Web"/>
      </w:pPr>
      <w:r>
        <w:t>Don’t bother trying to get ffmpeg from third-part apt source, it mostly likely would not work. Also don’t bother compile (it takes a long time) or cross-compile (hassle) ffmpeg. avconv works for our purpose.</w:t>
      </w:r>
    </w:p>
    <w:p w:rsidR="004B7977" w:rsidRDefault="004B7977" w:rsidP="004B7977">
      <w:pPr>
        <w:pStyle w:val="Web"/>
      </w:pPr>
      <w:r>
        <w:t>shell script:</w:t>
      </w:r>
    </w:p>
    <w:p w:rsidR="004B7977" w:rsidRDefault="004B7977" w:rsidP="004B7977">
      <w:pPr>
        <w:pStyle w:val="HTML"/>
        <w:rPr>
          <w:rStyle w:val="HTML1"/>
        </w:rPr>
      </w:pPr>
      <w:r>
        <w:rPr>
          <w:rStyle w:val="HTML1"/>
        </w:rPr>
        <w:t xml:space="preserve">avconv </w:t>
      </w:r>
      <w:r>
        <w:rPr>
          <w:rStyle w:val="nt"/>
        </w:rPr>
        <w:t>-f</w:t>
      </w:r>
      <w:r>
        <w:rPr>
          <w:rStyle w:val="HTML1"/>
        </w:rPr>
        <w:t xml:space="preserve"> video4linux2 </w:t>
      </w:r>
      <w:r>
        <w:rPr>
          <w:rStyle w:val="nt"/>
        </w:rPr>
        <w:t>-framerate</w:t>
      </w:r>
      <w:r>
        <w:rPr>
          <w:rStyle w:val="HTML1"/>
        </w:rPr>
        <w:t xml:space="preserve"> 15 </w:t>
      </w:r>
      <w:r>
        <w:rPr>
          <w:rStyle w:val="nt"/>
        </w:rPr>
        <w:t>-video_size</w:t>
      </w:r>
      <w:r>
        <w:rPr>
          <w:rStyle w:val="HTML1"/>
        </w:rPr>
        <w:t xml:space="preserve"> 960x540 </w:t>
      </w:r>
      <w:r>
        <w:rPr>
          <w:rStyle w:val="se"/>
        </w:rPr>
        <w:t>\</w:t>
      </w:r>
    </w:p>
    <w:p w:rsidR="004B7977" w:rsidRDefault="004B7977" w:rsidP="004B7977">
      <w:pPr>
        <w:pStyle w:val="HTML"/>
        <w:rPr>
          <w:rStyle w:val="HTML1"/>
        </w:rPr>
      </w:pPr>
      <w:r>
        <w:rPr>
          <w:rStyle w:val="HTML1"/>
        </w:rPr>
        <w:t xml:space="preserve"> </w:t>
      </w:r>
      <w:r>
        <w:rPr>
          <w:rStyle w:val="nt"/>
        </w:rPr>
        <w:t>-i</w:t>
      </w:r>
      <w:r>
        <w:rPr>
          <w:rStyle w:val="HTML1"/>
        </w:rPr>
        <w:t xml:space="preserve"> /dev/video0 </w:t>
      </w:r>
      <w:r>
        <w:rPr>
          <w:rStyle w:val="nt"/>
        </w:rPr>
        <w:t>-an</w:t>
      </w:r>
      <w:r>
        <w:rPr>
          <w:rStyle w:val="HTML1"/>
        </w:rPr>
        <w:t xml:space="preserve"> </w:t>
      </w:r>
      <w:r>
        <w:rPr>
          <w:rStyle w:val="nt"/>
        </w:rPr>
        <w:t>-f</w:t>
      </w:r>
      <w:r>
        <w:rPr>
          <w:rStyle w:val="HTML1"/>
        </w:rPr>
        <w:t xml:space="preserve"> flv </w:t>
      </w:r>
      <w:r>
        <w:rPr>
          <w:rStyle w:val="nt"/>
        </w:rPr>
        <w:t>-y</w:t>
      </w:r>
      <w:r>
        <w:rPr>
          <w:rStyle w:val="HTML1"/>
        </w:rPr>
        <w:t xml:space="preserve"> </w:t>
      </w:r>
      <w:r>
        <w:rPr>
          <w:rStyle w:val="se"/>
        </w:rPr>
        <w:t>\</w:t>
      </w:r>
    </w:p>
    <w:p w:rsidR="004B7977" w:rsidRDefault="004B7977" w:rsidP="004B7977">
      <w:pPr>
        <w:pStyle w:val="HTML"/>
        <w:rPr>
          <w:rStyle w:val="HTML1"/>
        </w:rPr>
      </w:pPr>
      <w:r>
        <w:rPr>
          <w:rStyle w:val="HTML1"/>
        </w:rPr>
        <w:t xml:space="preserve"> rtmp://yourstreamserver/live/pi</w:t>
      </w:r>
    </w:p>
    <w:p w:rsidR="004B7977" w:rsidRDefault="004B7977" w:rsidP="004B7977">
      <w:pPr>
        <w:pStyle w:val="Web"/>
      </w:pPr>
      <w:r>
        <w:t xml:space="preserve">Run it and view the stream on another computer with vlc: </w:t>
      </w:r>
      <w:r>
        <w:rPr>
          <w:rStyle w:val="HTML1"/>
        </w:rPr>
        <w:t>rtmp://yourstreamserver/live/pi</w:t>
      </w:r>
      <w:r>
        <w:t>.</w:t>
      </w:r>
    </w:p>
    <w:p w:rsidR="004B7977" w:rsidRDefault="004B7977" w:rsidP="004B7977">
      <w:pPr>
        <w:pStyle w:val="Web"/>
      </w:pPr>
      <w:r>
        <w:rPr>
          <w:rStyle w:val="HTML1"/>
        </w:rPr>
        <w:lastRenderedPageBreak/>
        <w:t>yourstreamserver</w:t>
      </w:r>
      <w:r>
        <w:t xml:space="preserve"> is the name or IP of your RTMP stream server, it can be set up with Nginx-rtmp, Wowza, or srs etc.</w:t>
      </w:r>
    </w:p>
    <w:p w:rsidR="004B7977" w:rsidRDefault="004B7977" w:rsidP="004B7977">
      <w:pPr>
        <w:pStyle w:val="Web"/>
      </w:pPr>
      <w:r>
        <w:t>Using this method, the stream has longest delay, cpu load is pretty high. I will try to reduce it when I get time.</w:t>
      </w:r>
    </w:p>
    <w:p w:rsidR="004B7977" w:rsidRDefault="004B7977" w:rsidP="004B7977">
      <w:pPr>
        <w:pStyle w:val="2"/>
      </w:pPr>
      <w:r>
        <w:t>Method 4: gstreamer</w:t>
      </w:r>
    </w:p>
    <w:p w:rsidR="004B7977" w:rsidRDefault="004B7977" w:rsidP="004B7977">
      <w:pPr>
        <w:pStyle w:val="Web"/>
      </w:pPr>
      <w:r>
        <w:t>Install gstreamer 1.0:</w:t>
      </w:r>
    </w:p>
    <w:p w:rsidR="004B7977" w:rsidRDefault="004B7977" w:rsidP="004B7977">
      <w:pPr>
        <w:pStyle w:val="HTML"/>
        <w:rPr>
          <w:rStyle w:val="HTML1"/>
        </w:rPr>
      </w:pPr>
      <w:r>
        <w:rPr>
          <w:rStyle w:val="HTML1"/>
        </w:rPr>
        <w:t>sudo apt-get install gstreamer1.0-tools</w:t>
      </w:r>
    </w:p>
    <w:p w:rsidR="004B7977" w:rsidRDefault="004B7977" w:rsidP="004B7977">
      <w:pPr>
        <w:pStyle w:val="Web"/>
      </w:pPr>
      <w:r>
        <w:t>Test we can stream with a MP4 video file:</w:t>
      </w:r>
    </w:p>
    <w:p w:rsidR="004B7977" w:rsidRDefault="004B7977" w:rsidP="004B7977">
      <w:pPr>
        <w:pStyle w:val="HTML"/>
        <w:rPr>
          <w:rStyle w:val="HTML1"/>
        </w:rPr>
      </w:pPr>
      <w:r>
        <w:rPr>
          <w:rStyle w:val="HTML1"/>
        </w:rPr>
        <w:t xml:space="preserve">gst-launch-1.0 </w:t>
      </w:r>
      <w:r>
        <w:rPr>
          <w:rStyle w:val="nt"/>
        </w:rPr>
        <w:t>-v</w:t>
      </w:r>
      <w:r>
        <w:rPr>
          <w:rStyle w:val="HTML1"/>
        </w:rPr>
        <w:t xml:space="preserve"> filesrc </w:t>
      </w:r>
      <w:r>
        <w:rPr>
          <w:rStyle w:val="nv"/>
        </w:rPr>
        <w:t>location</w:t>
      </w:r>
      <w:r>
        <w:rPr>
          <w:rStyle w:val="o"/>
        </w:rPr>
        <w:t>=</w:t>
      </w:r>
      <w:r>
        <w:rPr>
          <w:rStyle w:val="s2"/>
        </w:rPr>
        <w:t>"video.mp4"</w:t>
      </w:r>
      <w:r>
        <w:rPr>
          <w:rStyle w:val="HTML1"/>
        </w:rPr>
        <w:t xml:space="preserve"> </w:t>
      </w:r>
      <w:r>
        <w:rPr>
          <w:rStyle w:val="se"/>
        </w:rPr>
        <w:t>\</w:t>
      </w:r>
    </w:p>
    <w:p w:rsidR="004B7977" w:rsidRDefault="004B7977" w:rsidP="004B7977">
      <w:pPr>
        <w:pStyle w:val="HTML"/>
        <w:rPr>
          <w:rStyle w:val="HTML1"/>
        </w:rPr>
      </w:pPr>
      <w:r>
        <w:rPr>
          <w:rStyle w:val="HTML1"/>
        </w:rPr>
        <w:t xml:space="preserve"> </w:t>
      </w:r>
      <w:r>
        <w:rPr>
          <w:rStyle w:val="o"/>
        </w:rPr>
        <w:t>!</w:t>
      </w:r>
      <w:r>
        <w:rPr>
          <w:rStyle w:val="HTML1"/>
        </w:rPr>
        <w:t xml:space="preserve"> qtdemux </w:t>
      </w:r>
      <w:r>
        <w:rPr>
          <w:rStyle w:val="o"/>
        </w:rPr>
        <w:t>!</w:t>
      </w:r>
      <w:r>
        <w:rPr>
          <w:rStyle w:val="HTML1"/>
        </w:rPr>
        <w:t xml:space="preserve"> video/x-h264 </w:t>
      </w:r>
      <w:r>
        <w:rPr>
          <w:rStyle w:val="o"/>
        </w:rPr>
        <w:t>!</w:t>
      </w:r>
      <w:r>
        <w:rPr>
          <w:rStyle w:val="HTML1"/>
        </w:rPr>
        <w:t xml:space="preserve"> h264parse </w:t>
      </w:r>
      <w:r>
        <w:rPr>
          <w:rStyle w:val="se"/>
        </w:rPr>
        <w:t>\</w:t>
      </w:r>
    </w:p>
    <w:p w:rsidR="004B7977" w:rsidRDefault="004B7977" w:rsidP="004B7977">
      <w:pPr>
        <w:pStyle w:val="HTML"/>
        <w:rPr>
          <w:rStyle w:val="HTML1"/>
        </w:rPr>
      </w:pPr>
      <w:r>
        <w:rPr>
          <w:rStyle w:val="HTML1"/>
        </w:rPr>
        <w:t xml:space="preserve"> </w:t>
      </w:r>
      <w:r>
        <w:rPr>
          <w:rStyle w:val="o"/>
        </w:rPr>
        <w:t>!</w:t>
      </w:r>
      <w:r>
        <w:rPr>
          <w:rStyle w:val="HTML1"/>
        </w:rPr>
        <w:t xml:space="preserve"> flvmux </w:t>
      </w:r>
      <w:r>
        <w:rPr>
          <w:rStyle w:val="o"/>
        </w:rPr>
        <w:t>!</w:t>
      </w:r>
      <w:r>
        <w:rPr>
          <w:rStyle w:val="HTML1"/>
        </w:rPr>
        <w:t xml:space="preserve"> rtmpsink </w:t>
      </w:r>
      <w:r>
        <w:rPr>
          <w:rStyle w:val="se"/>
        </w:rPr>
        <w:t>\</w:t>
      </w:r>
    </w:p>
    <w:p w:rsidR="004B7977" w:rsidRDefault="004B7977" w:rsidP="004B7977">
      <w:pPr>
        <w:pStyle w:val="HTML"/>
        <w:rPr>
          <w:rStyle w:val="HTML1"/>
        </w:rPr>
      </w:pPr>
      <w:r>
        <w:rPr>
          <w:rStyle w:val="HTML1"/>
        </w:rPr>
        <w:t xml:space="preserve"> </w:t>
      </w:r>
      <w:r>
        <w:rPr>
          <w:rStyle w:val="nv"/>
        </w:rPr>
        <w:t>location</w:t>
      </w:r>
      <w:r>
        <w:rPr>
          <w:rStyle w:val="o"/>
        </w:rPr>
        <w:t>=</w:t>
      </w:r>
      <w:r>
        <w:rPr>
          <w:rStyle w:val="s2"/>
        </w:rPr>
        <w:t>"rtmp://yourstreamserver/live/pi"</w:t>
      </w:r>
    </w:p>
    <w:p w:rsidR="004B7977" w:rsidRDefault="004B7977" w:rsidP="004B7977">
      <w:pPr>
        <w:pStyle w:val="Web"/>
      </w:pPr>
      <w:r>
        <w:t>After this works, we try to make it work with camera. Unfortunately I couldn’t get v4l2src to work with gstreamer to stream RTMP.</w:t>
      </w:r>
    </w:p>
    <w:p w:rsidR="004B7977" w:rsidRDefault="004B7977" w:rsidP="004B7977">
      <w:pPr>
        <w:pStyle w:val="Web"/>
      </w:pPr>
      <w:r>
        <w:t xml:space="preserve">I turned to </w:t>
      </w:r>
      <w:hyperlink r:id="rId151" w:history="1">
        <w:r>
          <w:rPr>
            <w:rStyle w:val="a3"/>
          </w:rPr>
          <w:t>gst-rpicamsrc</w:t>
        </w:r>
      </w:hyperlink>
      <w:r>
        <w:t>.</w:t>
      </w:r>
    </w:p>
    <w:p w:rsidR="004B7977" w:rsidRDefault="004B7977" w:rsidP="004B7977">
      <w:pPr>
        <w:pStyle w:val="Web"/>
      </w:pPr>
      <w:r>
        <w:t>Install dependencies:</w:t>
      </w:r>
    </w:p>
    <w:p w:rsidR="004B7977" w:rsidRDefault="004B7977" w:rsidP="004B7977">
      <w:pPr>
        <w:pStyle w:val="HTML"/>
        <w:rPr>
          <w:rStyle w:val="HTML1"/>
        </w:rPr>
      </w:pPr>
      <w:r>
        <w:rPr>
          <w:rStyle w:val="HTML1"/>
        </w:rPr>
        <w:t xml:space="preserve">sudo apt-get install autoconf automake libtool </w:t>
      </w:r>
    </w:p>
    <w:p w:rsidR="004B7977" w:rsidRDefault="004B7977" w:rsidP="004B7977">
      <w:pPr>
        <w:pStyle w:val="HTML"/>
        <w:rPr>
          <w:rStyle w:val="HTML1"/>
        </w:rPr>
      </w:pPr>
      <w:r>
        <w:rPr>
          <w:rStyle w:val="HTML1"/>
        </w:rPr>
        <w:t>sudo apt-get install libgstreamer1.0-dev</w:t>
      </w:r>
    </w:p>
    <w:p w:rsidR="004B7977" w:rsidRDefault="004B7977" w:rsidP="004B7977">
      <w:pPr>
        <w:pStyle w:val="HTML"/>
        <w:rPr>
          <w:rStyle w:val="HTML1"/>
        </w:rPr>
      </w:pPr>
      <w:r>
        <w:rPr>
          <w:rStyle w:val="HTML1"/>
        </w:rPr>
        <w:t xml:space="preserve">sudo apt-get install libgstreamer-plugins-base1.0-dev </w:t>
      </w:r>
    </w:p>
    <w:p w:rsidR="004B7977" w:rsidRDefault="004B7977" w:rsidP="004B7977">
      <w:pPr>
        <w:pStyle w:val="HTML"/>
        <w:rPr>
          <w:rStyle w:val="HTML1"/>
        </w:rPr>
      </w:pPr>
      <w:r>
        <w:rPr>
          <w:rStyle w:val="HTML1"/>
        </w:rPr>
        <w:t>sudo apt-get install libraspberrypi-dev</w:t>
      </w:r>
    </w:p>
    <w:p w:rsidR="004B7977" w:rsidRDefault="004B7977" w:rsidP="004B7977">
      <w:pPr>
        <w:pStyle w:val="Web"/>
      </w:pPr>
      <w:r>
        <w:t>Build gst-rpicamsrc:</w:t>
      </w:r>
    </w:p>
    <w:p w:rsidR="004B7977" w:rsidRDefault="004B7977" w:rsidP="004B7977">
      <w:pPr>
        <w:pStyle w:val="HTML"/>
        <w:rPr>
          <w:rStyle w:val="HTML1"/>
        </w:rPr>
      </w:pPr>
      <w:r>
        <w:rPr>
          <w:rStyle w:val="HTML1"/>
        </w:rPr>
        <w:t>git clone https://github.com/thaytan/gst-rpicamsrc.git</w:t>
      </w:r>
    </w:p>
    <w:p w:rsidR="004B7977" w:rsidRDefault="004B7977" w:rsidP="004B7977">
      <w:pPr>
        <w:pStyle w:val="HTML"/>
        <w:rPr>
          <w:rStyle w:val="HTML1"/>
        </w:rPr>
      </w:pPr>
      <w:r>
        <w:rPr>
          <w:rStyle w:val="HTML1"/>
        </w:rPr>
        <w:t>cd gst-rpicamsrc/</w:t>
      </w:r>
    </w:p>
    <w:p w:rsidR="004B7977" w:rsidRDefault="004B7977" w:rsidP="004B7977">
      <w:pPr>
        <w:pStyle w:val="HTML"/>
        <w:rPr>
          <w:rStyle w:val="HTML1"/>
        </w:rPr>
      </w:pPr>
      <w:r>
        <w:rPr>
          <w:rStyle w:val="HTML1"/>
        </w:rPr>
        <w:t>./autogen.sh --prefix=/usr --libdir=/usr/lib/arm-linux-gnueabihf/</w:t>
      </w:r>
    </w:p>
    <w:p w:rsidR="004B7977" w:rsidRDefault="004B7977" w:rsidP="004B7977">
      <w:pPr>
        <w:pStyle w:val="HTML"/>
        <w:rPr>
          <w:rStyle w:val="HTML1"/>
        </w:rPr>
      </w:pPr>
      <w:r>
        <w:rPr>
          <w:rStyle w:val="HTML1"/>
        </w:rPr>
        <w:t>make</w:t>
      </w:r>
    </w:p>
    <w:p w:rsidR="004B7977" w:rsidRDefault="004B7977" w:rsidP="004B7977">
      <w:pPr>
        <w:pStyle w:val="HTML"/>
        <w:rPr>
          <w:rStyle w:val="HTML1"/>
        </w:rPr>
      </w:pPr>
      <w:r>
        <w:rPr>
          <w:rStyle w:val="HTML1"/>
        </w:rPr>
        <w:t>sudo make install</w:t>
      </w:r>
    </w:p>
    <w:p w:rsidR="004B7977" w:rsidRDefault="004B7977" w:rsidP="004B7977">
      <w:pPr>
        <w:pStyle w:val="HTML"/>
        <w:rPr>
          <w:rStyle w:val="HTML1"/>
        </w:rPr>
      </w:pPr>
      <w:r>
        <w:rPr>
          <w:rStyle w:val="HTML1"/>
        </w:rPr>
        <w:t>sudo reboot</w:t>
      </w:r>
    </w:p>
    <w:p w:rsidR="004B7977" w:rsidRDefault="004B7977" w:rsidP="004B7977">
      <w:pPr>
        <w:pStyle w:val="Web"/>
      </w:pPr>
      <w:r>
        <w:t>After reboot, create a script:</w:t>
      </w:r>
    </w:p>
    <w:p w:rsidR="004B7977" w:rsidRDefault="004B7977" w:rsidP="004B7977">
      <w:pPr>
        <w:pStyle w:val="HTML"/>
        <w:rPr>
          <w:rStyle w:val="HTML1"/>
        </w:rPr>
      </w:pPr>
      <w:r>
        <w:rPr>
          <w:rStyle w:val="HTML1"/>
        </w:rPr>
        <w:t xml:space="preserve">gst-launch-1.0 </w:t>
      </w:r>
      <w:r>
        <w:rPr>
          <w:rStyle w:val="nt"/>
        </w:rPr>
        <w:t>-v</w:t>
      </w:r>
      <w:r>
        <w:rPr>
          <w:rStyle w:val="HTML1"/>
        </w:rPr>
        <w:t xml:space="preserve"> rpicamsrc </w:t>
      </w:r>
      <w:r>
        <w:rPr>
          <w:rStyle w:val="se"/>
        </w:rPr>
        <w:t>\</w:t>
      </w:r>
    </w:p>
    <w:p w:rsidR="004B7977" w:rsidRDefault="004B7977" w:rsidP="004B7977">
      <w:pPr>
        <w:pStyle w:val="HTML"/>
        <w:rPr>
          <w:rStyle w:val="HTML1"/>
        </w:rPr>
      </w:pPr>
      <w:r>
        <w:rPr>
          <w:rStyle w:val="HTML1"/>
        </w:rPr>
        <w:t xml:space="preserve"> </w:t>
      </w:r>
      <w:r>
        <w:rPr>
          <w:rStyle w:val="o"/>
        </w:rPr>
        <w:t>!</w:t>
      </w:r>
      <w:r>
        <w:rPr>
          <w:rStyle w:val="s1"/>
        </w:rPr>
        <w:t>'video/x-h264,width=1280,height=720,framerate=15/1'</w:t>
      </w:r>
      <w:r>
        <w:rPr>
          <w:rStyle w:val="HTML1"/>
        </w:rPr>
        <w:t xml:space="preserve"> </w:t>
      </w:r>
      <w:r>
        <w:rPr>
          <w:rStyle w:val="se"/>
        </w:rPr>
        <w:t>\</w:t>
      </w:r>
    </w:p>
    <w:p w:rsidR="004B7977" w:rsidRDefault="004B7977" w:rsidP="004B7977">
      <w:pPr>
        <w:pStyle w:val="HTML"/>
        <w:rPr>
          <w:rStyle w:val="HTML1"/>
        </w:rPr>
      </w:pPr>
      <w:r>
        <w:rPr>
          <w:rStyle w:val="HTML1"/>
        </w:rPr>
        <w:lastRenderedPageBreak/>
        <w:t xml:space="preserve"> </w:t>
      </w:r>
      <w:r>
        <w:rPr>
          <w:rStyle w:val="o"/>
        </w:rPr>
        <w:t>!</w:t>
      </w:r>
      <w:r>
        <w:rPr>
          <w:rStyle w:val="HTML1"/>
        </w:rPr>
        <w:t xml:space="preserve"> h264parse </w:t>
      </w:r>
      <w:r>
        <w:rPr>
          <w:rStyle w:val="o"/>
        </w:rPr>
        <w:t>!</w:t>
      </w:r>
      <w:r>
        <w:rPr>
          <w:rStyle w:val="HTML1"/>
        </w:rPr>
        <w:t xml:space="preserve"> flvmux </w:t>
      </w:r>
      <w:r>
        <w:rPr>
          <w:rStyle w:val="se"/>
        </w:rPr>
        <w:t>\</w:t>
      </w:r>
    </w:p>
    <w:p w:rsidR="004B7977" w:rsidRDefault="004B7977" w:rsidP="004B7977">
      <w:pPr>
        <w:pStyle w:val="HTML"/>
        <w:rPr>
          <w:rStyle w:val="HTML1"/>
        </w:rPr>
      </w:pPr>
      <w:r>
        <w:rPr>
          <w:rStyle w:val="HTML1"/>
        </w:rPr>
        <w:t xml:space="preserve"> </w:t>
      </w:r>
      <w:r>
        <w:rPr>
          <w:rStyle w:val="o"/>
        </w:rPr>
        <w:t>!</w:t>
      </w:r>
      <w:r>
        <w:rPr>
          <w:rStyle w:val="HTML1"/>
        </w:rPr>
        <w:t xml:space="preserve"> rtmpsink </w:t>
      </w:r>
      <w:r>
        <w:rPr>
          <w:rStyle w:val="nv"/>
        </w:rPr>
        <w:t>location</w:t>
      </w:r>
      <w:r>
        <w:rPr>
          <w:rStyle w:val="o"/>
        </w:rPr>
        <w:t>=</w:t>
      </w:r>
      <w:r>
        <w:rPr>
          <w:rStyle w:val="s2"/>
        </w:rPr>
        <w:t>"rtmp://yourstreamserver/live/pi"</w:t>
      </w:r>
    </w:p>
    <w:p w:rsidR="004B7977" w:rsidRDefault="004B7977" w:rsidP="004B7977">
      <w:pPr>
        <w:pStyle w:val="Web"/>
      </w:pPr>
      <w:r>
        <w:t>The stream from this method has much lower delay compared with method 3. It’s still much slower than method 1 and 2. This is because it send stream to a RTMP server, you request stream from the server, In method 1/2, the stream is sent directly to you from RPi. The streams from method 3/4 can be viewed in a browser (using for example JWPlayer), while the streams from method 1/2 can’t.</w:t>
      </w:r>
    </w:p>
    <w:p w:rsidR="00E00CD0" w:rsidRPr="004B7977" w:rsidRDefault="00E00CD0" w:rsidP="00E04EBA">
      <w:pPr>
        <w:spacing w:after="240"/>
      </w:pPr>
      <w:bookmarkStart w:id="9" w:name="_GoBack"/>
      <w:bookmarkEnd w:id="9"/>
    </w:p>
    <w:sectPr w:rsidR="00E00CD0" w:rsidRPr="004B7977" w:rsidSect="00E04EBA">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微軟正黑體">
    <w:panose1 w:val="020B0604030504040204"/>
    <w:charset w:val="88"/>
    <w:family w:val="swiss"/>
    <w:pitch w:val="variable"/>
    <w:sig w:usb0="00000087" w:usb1="288F40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2339F"/>
    <w:multiLevelType w:val="multilevel"/>
    <w:tmpl w:val="48EE4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D04FEA"/>
    <w:multiLevelType w:val="multilevel"/>
    <w:tmpl w:val="12FA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B06653"/>
    <w:multiLevelType w:val="multilevel"/>
    <w:tmpl w:val="73AE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C47147"/>
    <w:multiLevelType w:val="multilevel"/>
    <w:tmpl w:val="1262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F57370"/>
    <w:multiLevelType w:val="multilevel"/>
    <w:tmpl w:val="9F3EA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FD0C89"/>
    <w:multiLevelType w:val="multilevel"/>
    <w:tmpl w:val="11A4F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FC4A6C"/>
    <w:multiLevelType w:val="multilevel"/>
    <w:tmpl w:val="9C8C3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DC5D6C"/>
    <w:multiLevelType w:val="multilevel"/>
    <w:tmpl w:val="8586F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0C7C1D"/>
    <w:multiLevelType w:val="multilevel"/>
    <w:tmpl w:val="5E881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5B387E"/>
    <w:multiLevelType w:val="multilevel"/>
    <w:tmpl w:val="CF184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E85D56"/>
    <w:multiLevelType w:val="multilevel"/>
    <w:tmpl w:val="D626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B60B32"/>
    <w:multiLevelType w:val="multilevel"/>
    <w:tmpl w:val="6EBA3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4379C9"/>
    <w:multiLevelType w:val="multilevel"/>
    <w:tmpl w:val="B98A8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5B4344"/>
    <w:multiLevelType w:val="multilevel"/>
    <w:tmpl w:val="8DF44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602BF3"/>
    <w:multiLevelType w:val="multilevel"/>
    <w:tmpl w:val="815C4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0F7658"/>
    <w:multiLevelType w:val="multilevel"/>
    <w:tmpl w:val="A626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B7943FA"/>
    <w:multiLevelType w:val="multilevel"/>
    <w:tmpl w:val="35A09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CE71BF4"/>
    <w:multiLevelType w:val="multilevel"/>
    <w:tmpl w:val="4BF4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5E6FFC"/>
    <w:multiLevelType w:val="multilevel"/>
    <w:tmpl w:val="ABCC5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361AAC"/>
    <w:multiLevelType w:val="multilevel"/>
    <w:tmpl w:val="F9888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9F422E"/>
    <w:multiLevelType w:val="multilevel"/>
    <w:tmpl w:val="349A4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5D7881"/>
    <w:multiLevelType w:val="multilevel"/>
    <w:tmpl w:val="7E70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E6129B6"/>
    <w:multiLevelType w:val="multilevel"/>
    <w:tmpl w:val="E53E1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292FAA"/>
    <w:multiLevelType w:val="multilevel"/>
    <w:tmpl w:val="93DAA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D42356"/>
    <w:multiLevelType w:val="multilevel"/>
    <w:tmpl w:val="BBD4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F72FFE"/>
    <w:multiLevelType w:val="multilevel"/>
    <w:tmpl w:val="E092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0F3AEA"/>
    <w:multiLevelType w:val="multilevel"/>
    <w:tmpl w:val="E87E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944399"/>
    <w:multiLevelType w:val="multilevel"/>
    <w:tmpl w:val="1F98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55C510F"/>
    <w:multiLevelType w:val="multilevel"/>
    <w:tmpl w:val="E926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6215334"/>
    <w:multiLevelType w:val="multilevel"/>
    <w:tmpl w:val="86FE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3E2069"/>
    <w:multiLevelType w:val="multilevel"/>
    <w:tmpl w:val="2D54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C001676"/>
    <w:multiLevelType w:val="multilevel"/>
    <w:tmpl w:val="A07E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964912"/>
    <w:multiLevelType w:val="multilevel"/>
    <w:tmpl w:val="12DE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5B32531"/>
    <w:multiLevelType w:val="multilevel"/>
    <w:tmpl w:val="F19A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85D6C5D"/>
    <w:multiLevelType w:val="multilevel"/>
    <w:tmpl w:val="D69CB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DCB3B77"/>
    <w:multiLevelType w:val="multilevel"/>
    <w:tmpl w:val="2A5C6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15"/>
  </w:num>
  <w:num w:numId="3">
    <w:abstractNumId w:val="24"/>
  </w:num>
  <w:num w:numId="4">
    <w:abstractNumId w:val="10"/>
  </w:num>
  <w:num w:numId="5">
    <w:abstractNumId w:val="0"/>
  </w:num>
  <w:num w:numId="6">
    <w:abstractNumId w:val="29"/>
  </w:num>
  <w:num w:numId="7">
    <w:abstractNumId w:val="33"/>
  </w:num>
  <w:num w:numId="8">
    <w:abstractNumId w:val="32"/>
  </w:num>
  <w:num w:numId="9">
    <w:abstractNumId w:val="20"/>
  </w:num>
  <w:num w:numId="10">
    <w:abstractNumId w:val="2"/>
  </w:num>
  <w:num w:numId="11">
    <w:abstractNumId w:val="5"/>
  </w:num>
  <w:num w:numId="12">
    <w:abstractNumId w:val="26"/>
  </w:num>
  <w:num w:numId="13">
    <w:abstractNumId w:val="17"/>
  </w:num>
  <w:num w:numId="14">
    <w:abstractNumId w:val="31"/>
  </w:num>
  <w:num w:numId="15">
    <w:abstractNumId w:val="8"/>
  </w:num>
  <w:num w:numId="16">
    <w:abstractNumId w:val="27"/>
  </w:num>
  <w:num w:numId="17">
    <w:abstractNumId w:val="3"/>
  </w:num>
  <w:num w:numId="18">
    <w:abstractNumId w:val="7"/>
  </w:num>
  <w:num w:numId="19">
    <w:abstractNumId w:val="14"/>
  </w:num>
  <w:num w:numId="20">
    <w:abstractNumId w:val="6"/>
  </w:num>
  <w:num w:numId="21">
    <w:abstractNumId w:val="13"/>
  </w:num>
  <w:num w:numId="22">
    <w:abstractNumId w:val="1"/>
  </w:num>
  <w:num w:numId="23">
    <w:abstractNumId w:val="23"/>
  </w:num>
  <w:num w:numId="24">
    <w:abstractNumId w:val="9"/>
  </w:num>
  <w:num w:numId="25">
    <w:abstractNumId w:val="4"/>
  </w:num>
  <w:num w:numId="26">
    <w:abstractNumId w:val="16"/>
  </w:num>
  <w:num w:numId="27">
    <w:abstractNumId w:val="25"/>
  </w:num>
  <w:num w:numId="28">
    <w:abstractNumId w:val="18"/>
  </w:num>
  <w:num w:numId="29">
    <w:abstractNumId w:val="30"/>
  </w:num>
  <w:num w:numId="30">
    <w:abstractNumId w:val="21"/>
  </w:num>
  <w:num w:numId="31">
    <w:abstractNumId w:val="12"/>
  </w:num>
  <w:num w:numId="32">
    <w:abstractNumId w:val="19"/>
  </w:num>
  <w:num w:numId="33">
    <w:abstractNumId w:val="35"/>
  </w:num>
  <w:num w:numId="34">
    <w:abstractNumId w:val="11"/>
  </w:num>
  <w:num w:numId="35">
    <w:abstractNumId w:val="28"/>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EBA"/>
    <w:rsid w:val="004B7977"/>
    <w:rsid w:val="00865608"/>
    <w:rsid w:val="009D277D"/>
    <w:rsid w:val="009D4205"/>
    <w:rsid w:val="00A23E6C"/>
    <w:rsid w:val="00E00CD0"/>
    <w:rsid w:val="00E04E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A23E6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E04EB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link w:val="30"/>
    <w:uiPriority w:val="9"/>
    <w:qFormat/>
    <w:rsid w:val="00E04EBA"/>
    <w:pPr>
      <w:widowControl/>
      <w:spacing w:before="100" w:beforeAutospacing="1" w:after="100" w:afterAutospacing="1"/>
      <w:outlineLvl w:val="2"/>
    </w:pPr>
    <w:rPr>
      <w:rFonts w:ascii="新細明體" w:eastAsia="新細明體" w:hAnsi="新細明體" w:cs="新細明體"/>
      <w:b/>
      <w:bCs/>
      <w:kern w:val="0"/>
      <w:sz w:val="27"/>
      <w:szCs w:val="27"/>
    </w:rPr>
  </w:style>
  <w:style w:type="paragraph" w:styleId="4">
    <w:name w:val="heading 4"/>
    <w:basedOn w:val="a"/>
    <w:next w:val="a"/>
    <w:link w:val="40"/>
    <w:uiPriority w:val="9"/>
    <w:semiHidden/>
    <w:unhideWhenUsed/>
    <w:qFormat/>
    <w:rsid w:val="00E04EBA"/>
    <w:pPr>
      <w:keepNext/>
      <w:spacing w:line="720" w:lineRule="auto"/>
      <w:outlineLvl w:val="3"/>
    </w:pPr>
    <w:rPr>
      <w:rFonts w:asciiTheme="majorHAnsi" w:eastAsiaTheme="majorEastAsia" w:hAnsiTheme="majorHAnsi" w:cstheme="majorBidi"/>
      <w:sz w:val="36"/>
      <w:szCs w:val="36"/>
    </w:rPr>
  </w:style>
  <w:style w:type="paragraph" w:styleId="6">
    <w:name w:val="heading 6"/>
    <w:basedOn w:val="a"/>
    <w:next w:val="a"/>
    <w:link w:val="60"/>
    <w:uiPriority w:val="9"/>
    <w:semiHidden/>
    <w:unhideWhenUsed/>
    <w:qFormat/>
    <w:rsid w:val="00E00CD0"/>
    <w:pPr>
      <w:keepNext/>
      <w:spacing w:line="720" w:lineRule="auto"/>
      <w:ind w:leftChars="200" w:left="200"/>
      <w:outlineLvl w:val="5"/>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9"/>
    <w:rsid w:val="00E04EBA"/>
    <w:rPr>
      <w:rFonts w:ascii="新細明體" w:eastAsia="新細明體" w:hAnsi="新細明體" w:cs="新細明體"/>
      <w:b/>
      <w:bCs/>
      <w:kern w:val="0"/>
      <w:sz w:val="27"/>
      <w:szCs w:val="27"/>
    </w:rPr>
  </w:style>
  <w:style w:type="character" w:styleId="a3">
    <w:name w:val="Hyperlink"/>
    <w:basedOn w:val="a0"/>
    <w:uiPriority w:val="99"/>
    <w:semiHidden/>
    <w:unhideWhenUsed/>
    <w:rsid w:val="00E04EBA"/>
    <w:rPr>
      <w:color w:val="0000FF"/>
      <w:u w:val="single"/>
    </w:rPr>
  </w:style>
  <w:style w:type="paragraph" w:styleId="a4">
    <w:name w:val="Balloon Text"/>
    <w:basedOn w:val="a"/>
    <w:link w:val="a5"/>
    <w:uiPriority w:val="99"/>
    <w:semiHidden/>
    <w:unhideWhenUsed/>
    <w:rsid w:val="00E04EBA"/>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E04EBA"/>
    <w:rPr>
      <w:rFonts w:asciiTheme="majorHAnsi" w:eastAsiaTheme="majorEastAsia" w:hAnsiTheme="majorHAnsi" w:cstheme="majorBidi"/>
      <w:sz w:val="18"/>
      <w:szCs w:val="18"/>
    </w:rPr>
  </w:style>
  <w:style w:type="character" w:customStyle="1" w:styleId="20">
    <w:name w:val="標題 2 字元"/>
    <w:basedOn w:val="a0"/>
    <w:link w:val="2"/>
    <w:uiPriority w:val="9"/>
    <w:semiHidden/>
    <w:rsid w:val="00E04EBA"/>
    <w:rPr>
      <w:rFonts w:asciiTheme="majorHAnsi" w:eastAsiaTheme="majorEastAsia" w:hAnsiTheme="majorHAnsi" w:cstheme="majorBidi"/>
      <w:b/>
      <w:bCs/>
      <w:sz w:val="48"/>
      <w:szCs w:val="48"/>
    </w:rPr>
  </w:style>
  <w:style w:type="character" w:customStyle="1" w:styleId="a2alabel">
    <w:name w:val="a2a_label"/>
    <w:basedOn w:val="a0"/>
    <w:rsid w:val="00E04EBA"/>
  </w:style>
  <w:style w:type="character" w:customStyle="1" w:styleId="40">
    <w:name w:val="標題 4 字元"/>
    <w:basedOn w:val="a0"/>
    <w:link w:val="4"/>
    <w:uiPriority w:val="9"/>
    <w:semiHidden/>
    <w:rsid w:val="00E04EBA"/>
    <w:rPr>
      <w:rFonts w:asciiTheme="majorHAnsi" w:eastAsiaTheme="majorEastAsia" w:hAnsiTheme="majorHAnsi" w:cstheme="majorBidi"/>
      <w:sz w:val="36"/>
      <w:szCs w:val="36"/>
    </w:rPr>
  </w:style>
  <w:style w:type="character" w:customStyle="1" w:styleId="lia-link-navigation">
    <w:name w:val="lia-link-navigation"/>
    <w:basedOn w:val="a0"/>
    <w:rsid w:val="00E04EBA"/>
  </w:style>
  <w:style w:type="paragraph" w:styleId="Web">
    <w:name w:val="Normal (Web)"/>
    <w:basedOn w:val="a"/>
    <w:uiPriority w:val="99"/>
    <w:semiHidden/>
    <w:unhideWhenUsed/>
    <w:rsid w:val="00A23E6C"/>
    <w:pPr>
      <w:widowControl/>
      <w:spacing w:before="100" w:beforeAutospacing="1" w:after="100" w:afterAutospacing="1"/>
    </w:pPr>
    <w:rPr>
      <w:rFonts w:ascii="新細明體" w:eastAsia="新細明體" w:hAnsi="新細明體" w:cs="新細明體"/>
      <w:kern w:val="0"/>
      <w:szCs w:val="24"/>
    </w:rPr>
  </w:style>
  <w:style w:type="character" w:styleId="a6">
    <w:name w:val="Strong"/>
    <w:basedOn w:val="a0"/>
    <w:uiPriority w:val="22"/>
    <w:qFormat/>
    <w:rsid w:val="00A23E6C"/>
    <w:rPr>
      <w:b/>
      <w:bCs/>
    </w:rPr>
  </w:style>
  <w:style w:type="character" w:styleId="a7">
    <w:name w:val="Emphasis"/>
    <w:basedOn w:val="a0"/>
    <w:uiPriority w:val="20"/>
    <w:qFormat/>
    <w:rsid w:val="00A23E6C"/>
    <w:rPr>
      <w:i/>
      <w:iCs/>
    </w:rPr>
  </w:style>
  <w:style w:type="paragraph" w:styleId="HTML">
    <w:name w:val="HTML Preformatted"/>
    <w:basedOn w:val="a"/>
    <w:link w:val="HTML0"/>
    <w:uiPriority w:val="99"/>
    <w:semiHidden/>
    <w:unhideWhenUsed/>
    <w:rsid w:val="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A23E6C"/>
    <w:rPr>
      <w:rFonts w:ascii="細明體" w:eastAsia="細明體" w:hAnsi="細明體" w:cs="細明體"/>
      <w:kern w:val="0"/>
      <w:szCs w:val="24"/>
    </w:rPr>
  </w:style>
  <w:style w:type="character" w:customStyle="1" w:styleId="10">
    <w:name w:val="標題 1 字元"/>
    <w:basedOn w:val="a0"/>
    <w:link w:val="1"/>
    <w:uiPriority w:val="9"/>
    <w:rsid w:val="00A23E6C"/>
    <w:rPr>
      <w:rFonts w:asciiTheme="majorHAnsi" w:eastAsiaTheme="majorEastAsia" w:hAnsiTheme="majorHAnsi" w:cstheme="majorBidi"/>
      <w:b/>
      <w:bCs/>
      <w:kern w:val="52"/>
      <w:sz w:val="52"/>
      <w:szCs w:val="52"/>
    </w:rPr>
  </w:style>
  <w:style w:type="paragraph" w:customStyle="1" w:styleId="post-meta">
    <w:name w:val="post-meta"/>
    <w:basedOn w:val="a"/>
    <w:rsid w:val="00A23E6C"/>
    <w:pPr>
      <w:widowControl/>
      <w:spacing w:before="100" w:beforeAutospacing="1" w:after="100" w:afterAutospacing="1"/>
    </w:pPr>
    <w:rPr>
      <w:rFonts w:ascii="新細明體" w:eastAsia="新細明體" w:hAnsi="新細明體" w:cs="新細明體"/>
      <w:kern w:val="0"/>
      <w:szCs w:val="24"/>
    </w:rPr>
  </w:style>
  <w:style w:type="character" w:customStyle="1" w:styleId="author">
    <w:name w:val="author"/>
    <w:basedOn w:val="a0"/>
    <w:rsid w:val="00A23E6C"/>
  </w:style>
  <w:style w:type="character" w:customStyle="1" w:styleId="published">
    <w:name w:val="published"/>
    <w:basedOn w:val="a0"/>
    <w:rsid w:val="00A23E6C"/>
  </w:style>
  <w:style w:type="character" w:customStyle="1" w:styleId="comments-number">
    <w:name w:val="comments-number"/>
    <w:basedOn w:val="a0"/>
    <w:rsid w:val="00A23E6C"/>
  </w:style>
  <w:style w:type="character" w:styleId="HTML1">
    <w:name w:val="HTML Code"/>
    <w:basedOn w:val="a0"/>
    <w:uiPriority w:val="99"/>
    <w:semiHidden/>
    <w:unhideWhenUsed/>
    <w:rsid w:val="00A23E6C"/>
    <w:rPr>
      <w:rFonts w:ascii="細明體" w:eastAsia="細明體" w:hAnsi="細明體" w:cs="細明體"/>
      <w:sz w:val="24"/>
      <w:szCs w:val="24"/>
    </w:rPr>
  </w:style>
  <w:style w:type="character" w:customStyle="1" w:styleId="pl-c">
    <w:name w:val="pl-c"/>
    <w:basedOn w:val="a0"/>
    <w:rsid w:val="00A23E6C"/>
  </w:style>
  <w:style w:type="character" w:customStyle="1" w:styleId="pl-k">
    <w:name w:val="pl-k"/>
    <w:basedOn w:val="a0"/>
    <w:rsid w:val="00A23E6C"/>
  </w:style>
  <w:style w:type="character" w:customStyle="1" w:styleId="pl-s">
    <w:name w:val="pl-s"/>
    <w:basedOn w:val="a0"/>
    <w:rsid w:val="00A23E6C"/>
  </w:style>
  <w:style w:type="character" w:customStyle="1" w:styleId="pl-pds">
    <w:name w:val="pl-pds"/>
    <w:basedOn w:val="a0"/>
    <w:rsid w:val="00A23E6C"/>
  </w:style>
  <w:style w:type="character" w:customStyle="1" w:styleId="60">
    <w:name w:val="標題 6 字元"/>
    <w:basedOn w:val="a0"/>
    <w:link w:val="6"/>
    <w:uiPriority w:val="9"/>
    <w:semiHidden/>
    <w:rsid w:val="00E00CD0"/>
    <w:rPr>
      <w:rFonts w:asciiTheme="majorHAnsi" w:eastAsiaTheme="majorEastAsia" w:hAnsiTheme="majorHAnsi" w:cstheme="majorBidi"/>
      <w:sz w:val="36"/>
      <w:szCs w:val="36"/>
    </w:rPr>
  </w:style>
  <w:style w:type="paragraph" w:customStyle="1" w:styleId="site-description">
    <w:name w:val="site-description"/>
    <w:basedOn w:val="a"/>
    <w:rsid w:val="00E00CD0"/>
    <w:pPr>
      <w:widowControl/>
      <w:spacing w:before="100" w:beforeAutospacing="1" w:after="100" w:afterAutospacing="1"/>
    </w:pPr>
    <w:rPr>
      <w:rFonts w:ascii="新細明體" w:eastAsia="新細明體" w:hAnsi="新細明體" w:cs="新細明體"/>
      <w:kern w:val="0"/>
      <w:szCs w:val="24"/>
    </w:rPr>
  </w:style>
  <w:style w:type="character" w:customStyle="1" w:styleId="nt">
    <w:name w:val="nt"/>
    <w:basedOn w:val="a0"/>
    <w:rsid w:val="004B7977"/>
  </w:style>
  <w:style w:type="character" w:customStyle="1" w:styleId="se">
    <w:name w:val="se"/>
    <w:basedOn w:val="a0"/>
    <w:rsid w:val="004B7977"/>
  </w:style>
  <w:style w:type="character" w:customStyle="1" w:styleId="s1">
    <w:name w:val="s1"/>
    <w:basedOn w:val="a0"/>
    <w:rsid w:val="004B7977"/>
  </w:style>
  <w:style w:type="character" w:customStyle="1" w:styleId="o">
    <w:name w:val="o"/>
    <w:basedOn w:val="a0"/>
    <w:rsid w:val="004B7977"/>
  </w:style>
  <w:style w:type="character" w:customStyle="1" w:styleId="nv">
    <w:name w:val="nv"/>
    <w:basedOn w:val="a0"/>
    <w:rsid w:val="004B7977"/>
  </w:style>
  <w:style w:type="character" w:customStyle="1" w:styleId="s2">
    <w:name w:val="s2"/>
    <w:basedOn w:val="a0"/>
    <w:rsid w:val="004B79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A23E6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E04EB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link w:val="30"/>
    <w:uiPriority w:val="9"/>
    <w:qFormat/>
    <w:rsid w:val="00E04EBA"/>
    <w:pPr>
      <w:widowControl/>
      <w:spacing w:before="100" w:beforeAutospacing="1" w:after="100" w:afterAutospacing="1"/>
      <w:outlineLvl w:val="2"/>
    </w:pPr>
    <w:rPr>
      <w:rFonts w:ascii="新細明體" w:eastAsia="新細明體" w:hAnsi="新細明體" w:cs="新細明體"/>
      <w:b/>
      <w:bCs/>
      <w:kern w:val="0"/>
      <w:sz w:val="27"/>
      <w:szCs w:val="27"/>
    </w:rPr>
  </w:style>
  <w:style w:type="paragraph" w:styleId="4">
    <w:name w:val="heading 4"/>
    <w:basedOn w:val="a"/>
    <w:next w:val="a"/>
    <w:link w:val="40"/>
    <w:uiPriority w:val="9"/>
    <w:semiHidden/>
    <w:unhideWhenUsed/>
    <w:qFormat/>
    <w:rsid w:val="00E04EBA"/>
    <w:pPr>
      <w:keepNext/>
      <w:spacing w:line="720" w:lineRule="auto"/>
      <w:outlineLvl w:val="3"/>
    </w:pPr>
    <w:rPr>
      <w:rFonts w:asciiTheme="majorHAnsi" w:eastAsiaTheme="majorEastAsia" w:hAnsiTheme="majorHAnsi" w:cstheme="majorBidi"/>
      <w:sz w:val="36"/>
      <w:szCs w:val="36"/>
    </w:rPr>
  </w:style>
  <w:style w:type="paragraph" w:styleId="6">
    <w:name w:val="heading 6"/>
    <w:basedOn w:val="a"/>
    <w:next w:val="a"/>
    <w:link w:val="60"/>
    <w:uiPriority w:val="9"/>
    <w:semiHidden/>
    <w:unhideWhenUsed/>
    <w:qFormat/>
    <w:rsid w:val="00E00CD0"/>
    <w:pPr>
      <w:keepNext/>
      <w:spacing w:line="720" w:lineRule="auto"/>
      <w:ind w:leftChars="200" w:left="200"/>
      <w:outlineLvl w:val="5"/>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9"/>
    <w:rsid w:val="00E04EBA"/>
    <w:rPr>
      <w:rFonts w:ascii="新細明體" w:eastAsia="新細明體" w:hAnsi="新細明體" w:cs="新細明體"/>
      <w:b/>
      <w:bCs/>
      <w:kern w:val="0"/>
      <w:sz w:val="27"/>
      <w:szCs w:val="27"/>
    </w:rPr>
  </w:style>
  <w:style w:type="character" w:styleId="a3">
    <w:name w:val="Hyperlink"/>
    <w:basedOn w:val="a0"/>
    <w:uiPriority w:val="99"/>
    <w:semiHidden/>
    <w:unhideWhenUsed/>
    <w:rsid w:val="00E04EBA"/>
    <w:rPr>
      <w:color w:val="0000FF"/>
      <w:u w:val="single"/>
    </w:rPr>
  </w:style>
  <w:style w:type="paragraph" w:styleId="a4">
    <w:name w:val="Balloon Text"/>
    <w:basedOn w:val="a"/>
    <w:link w:val="a5"/>
    <w:uiPriority w:val="99"/>
    <w:semiHidden/>
    <w:unhideWhenUsed/>
    <w:rsid w:val="00E04EBA"/>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E04EBA"/>
    <w:rPr>
      <w:rFonts w:asciiTheme="majorHAnsi" w:eastAsiaTheme="majorEastAsia" w:hAnsiTheme="majorHAnsi" w:cstheme="majorBidi"/>
      <w:sz w:val="18"/>
      <w:szCs w:val="18"/>
    </w:rPr>
  </w:style>
  <w:style w:type="character" w:customStyle="1" w:styleId="20">
    <w:name w:val="標題 2 字元"/>
    <w:basedOn w:val="a0"/>
    <w:link w:val="2"/>
    <w:uiPriority w:val="9"/>
    <w:semiHidden/>
    <w:rsid w:val="00E04EBA"/>
    <w:rPr>
      <w:rFonts w:asciiTheme="majorHAnsi" w:eastAsiaTheme="majorEastAsia" w:hAnsiTheme="majorHAnsi" w:cstheme="majorBidi"/>
      <w:b/>
      <w:bCs/>
      <w:sz w:val="48"/>
      <w:szCs w:val="48"/>
    </w:rPr>
  </w:style>
  <w:style w:type="character" w:customStyle="1" w:styleId="a2alabel">
    <w:name w:val="a2a_label"/>
    <w:basedOn w:val="a0"/>
    <w:rsid w:val="00E04EBA"/>
  </w:style>
  <w:style w:type="character" w:customStyle="1" w:styleId="40">
    <w:name w:val="標題 4 字元"/>
    <w:basedOn w:val="a0"/>
    <w:link w:val="4"/>
    <w:uiPriority w:val="9"/>
    <w:semiHidden/>
    <w:rsid w:val="00E04EBA"/>
    <w:rPr>
      <w:rFonts w:asciiTheme="majorHAnsi" w:eastAsiaTheme="majorEastAsia" w:hAnsiTheme="majorHAnsi" w:cstheme="majorBidi"/>
      <w:sz w:val="36"/>
      <w:szCs w:val="36"/>
    </w:rPr>
  </w:style>
  <w:style w:type="character" w:customStyle="1" w:styleId="lia-link-navigation">
    <w:name w:val="lia-link-navigation"/>
    <w:basedOn w:val="a0"/>
    <w:rsid w:val="00E04EBA"/>
  </w:style>
  <w:style w:type="paragraph" w:styleId="Web">
    <w:name w:val="Normal (Web)"/>
    <w:basedOn w:val="a"/>
    <w:uiPriority w:val="99"/>
    <w:semiHidden/>
    <w:unhideWhenUsed/>
    <w:rsid w:val="00A23E6C"/>
    <w:pPr>
      <w:widowControl/>
      <w:spacing w:before="100" w:beforeAutospacing="1" w:after="100" w:afterAutospacing="1"/>
    </w:pPr>
    <w:rPr>
      <w:rFonts w:ascii="新細明體" w:eastAsia="新細明體" w:hAnsi="新細明體" w:cs="新細明體"/>
      <w:kern w:val="0"/>
      <w:szCs w:val="24"/>
    </w:rPr>
  </w:style>
  <w:style w:type="character" w:styleId="a6">
    <w:name w:val="Strong"/>
    <w:basedOn w:val="a0"/>
    <w:uiPriority w:val="22"/>
    <w:qFormat/>
    <w:rsid w:val="00A23E6C"/>
    <w:rPr>
      <w:b/>
      <w:bCs/>
    </w:rPr>
  </w:style>
  <w:style w:type="character" w:styleId="a7">
    <w:name w:val="Emphasis"/>
    <w:basedOn w:val="a0"/>
    <w:uiPriority w:val="20"/>
    <w:qFormat/>
    <w:rsid w:val="00A23E6C"/>
    <w:rPr>
      <w:i/>
      <w:iCs/>
    </w:rPr>
  </w:style>
  <w:style w:type="paragraph" w:styleId="HTML">
    <w:name w:val="HTML Preformatted"/>
    <w:basedOn w:val="a"/>
    <w:link w:val="HTML0"/>
    <w:uiPriority w:val="99"/>
    <w:semiHidden/>
    <w:unhideWhenUsed/>
    <w:rsid w:val="00A23E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A23E6C"/>
    <w:rPr>
      <w:rFonts w:ascii="細明體" w:eastAsia="細明體" w:hAnsi="細明體" w:cs="細明體"/>
      <w:kern w:val="0"/>
      <w:szCs w:val="24"/>
    </w:rPr>
  </w:style>
  <w:style w:type="character" w:customStyle="1" w:styleId="10">
    <w:name w:val="標題 1 字元"/>
    <w:basedOn w:val="a0"/>
    <w:link w:val="1"/>
    <w:uiPriority w:val="9"/>
    <w:rsid w:val="00A23E6C"/>
    <w:rPr>
      <w:rFonts w:asciiTheme="majorHAnsi" w:eastAsiaTheme="majorEastAsia" w:hAnsiTheme="majorHAnsi" w:cstheme="majorBidi"/>
      <w:b/>
      <w:bCs/>
      <w:kern w:val="52"/>
      <w:sz w:val="52"/>
      <w:szCs w:val="52"/>
    </w:rPr>
  </w:style>
  <w:style w:type="paragraph" w:customStyle="1" w:styleId="post-meta">
    <w:name w:val="post-meta"/>
    <w:basedOn w:val="a"/>
    <w:rsid w:val="00A23E6C"/>
    <w:pPr>
      <w:widowControl/>
      <w:spacing w:before="100" w:beforeAutospacing="1" w:after="100" w:afterAutospacing="1"/>
    </w:pPr>
    <w:rPr>
      <w:rFonts w:ascii="新細明體" w:eastAsia="新細明體" w:hAnsi="新細明體" w:cs="新細明體"/>
      <w:kern w:val="0"/>
      <w:szCs w:val="24"/>
    </w:rPr>
  </w:style>
  <w:style w:type="character" w:customStyle="1" w:styleId="author">
    <w:name w:val="author"/>
    <w:basedOn w:val="a0"/>
    <w:rsid w:val="00A23E6C"/>
  </w:style>
  <w:style w:type="character" w:customStyle="1" w:styleId="published">
    <w:name w:val="published"/>
    <w:basedOn w:val="a0"/>
    <w:rsid w:val="00A23E6C"/>
  </w:style>
  <w:style w:type="character" w:customStyle="1" w:styleId="comments-number">
    <w:name w:val="comments-number"/>
    <w:basedOn w:val="a0"/>
    <w:rsid w:val="00A23E6C"/>
  </w:style>
  <w:style w:type="character" w:styleId="HTML1">
    <w:name w:val="HTML Code"/>
    <w:basedOn w:val="a0"/>
    <w:uiPriority w:val="99"/>
    <w:semiHidden/>
    <w:unhideWhenUsed/>
    <w:rsid w:val="00A23E6C"/>
    <w:rPr>
      <w:rFonts w:ascii="細明體" w:eastAsia="細明體" w:hAnsi="細明體" w:cs="細明體"/>
      <w:sz w:val="24"/>
      <w:szCs w:val="24"/>
    </w:rPr>
  </w:style>
  <w:style w:type="character" w:customStyle="1" w:styleId="pl-c">
    <w:name w:val="pl-c"/>
    <w:basedOn w:val="a0"/>
    <w:rsid w:val="00A23E6C"/>
  </w:style>
  <w:style w:type="character" w:customStyle="1" w:styleId="pl-k">
    <w:name w:val="pl-k"/>
    <w:basedOn w:val="a0"/>
    <w:rsid w:val="00A23E6C"/>
  </w:style>
  <w:style w:type="character" w:customStyle="1" w:styleId="pl-s">
    <w:name w:val="pl-s"/>
    <w:basedOn w:val="a0"/>
    <w:rsid w:val="00A23E6C"/>
  </w:style>
  <w:style w:type="character" w:customStyle="1" w:styleId="pl-pds">
    <w:name w:val="pl-pds"/>
    <w:basedOn w:val="a0"/>
    <w:rsid w:val="00A23E6C"/>
  </w:style>
  <w:style w:type="character" w:customStyle="1" w:styleId="60">
    <w:name w:val="標題 6 字元"/>
    <w:basedOn w:val="a0"/>
    <w:link w:val="6"/>
    <w:uiPriority w:val="9"/>
    <w:semiHidden/>
    <w:rsid w:val="00E00CD0"/>
    <w:rPr>
      <w:rFonts w:asciiTheme="majorHAnsi" w:eastAsiaTheme="majorEastAsia" w:hAnsiTheme="majorHAnsi" w:cstheme="majorBidi"/>
      <w:sz w:val="36"/>
      <w:szCs w:val="36"/>
    </w:rPr>
  </w:style>
  <w:style w:type="paragraph" w:customStyle="1" w:styleId="site-description">
    <w:name w:val="site-description"/>
    <w:basedOn w:val="a"/>
    <w:rsid w:val="00E00CD0"/>
    <w:pPr>
      <w:widowControl/>
      <w:spacing w:before="100" w:beforeAutospacing="1" w:after="100" w:afterAutospacing="1"/>
    </w:pPr>
    <w:rPr>
      <w:rFonts w:ascii="新細明體" w:eastAsia="新細明體" w:hAnsi="新細明體" w:cs="新細明體"/>
      <w:kern w:val="0"/>
      <w:szCs w:val="24"/>
    </w:rPr>
  </w:style>
  <w:style w:type="character" w:customStyle="1" w:styleId="nt">
    <w:name w:val="nt"/>
    <w:basedOn w:val="a0"/>
    <w:rsid w:val="004B7977"/>
  </w:style>
  <w:style w:type="character" w:customStyle="1" w:styleId="se">
    <w:name w:val="se"/>
    <w:basedOn w:val="a0"/>
    <w:rsid w:val="004B7977"/>
  </w:style>
  <w:style w:type="character" w:customStyle="1" w:styleId="s1">
    <w:name w:val="s1"/>
    <w:basedOn w:val="a0"/>
    <w:rsid w:val="004B7977"/>
  </w:style>
  <w:style w:type="character" w:customStyle="1" w:styleId="o">
    <w:name w:val="o"/>
    <w:basedOn w:val="a0"/>
    <w:rsid w:val="004B7977"/>
  </w:style>
  <w:style w:type="character" w:customStyle="1" w:styleId="nv">
    <w:name w:val="nv"/>
    <w:basedOn w:val="a0"/>
    <w:rsid w:val="004B7977"/>
  </w:style>
  <w:style w:type="character" w:customStyle="1" w:styleId="s2">
    <w:name w:val="s2"/>
    <w:basedOn w:val="a0"/>
    <w:rsid w:val="004B79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306099">
      <w:bodyDiv w:val="1"/>
      <w:marLeft w:val="0"/>
      <w:marRight w:val="0"/>
      <w:marTop w:val="0"/>
      <w:marBottom w:val="0"/>
      <w:divBdr>
        <w:top w:val="none" w:sz="0" w:space="0" w:color="auto"/>
        <w:left w:val="none" w:sz="0" w:space="0" w:color="auto"/>
        <w:bottom w:val="none" w:sz="0" w:space="0" w:color="auto"/>
        <w:right w:val="none" w:sz="0" w:space="0" w:color="auto"/>
      </w:divBdr>
      <w:divsChild>
        <w:div w:id="2020504022">
          <w:marLeft w:val="0"/>
          <w:marRight w:val="0"/>
          <w:marTop w:val="0"/>
          <w:marBottom w:val="0"/>
          <w:divBdr>
            <w:top w:val="none" w:sz="0" w:space="0" w:color="auto"/>
            <w:left w:val="none" w:sz="0" w:space="0" w:color="auto"/>
            <w:bottom w:val="none" w:sz="0" w:space="0" w:color="auto"/>
            <w:right w:val="none" w:sz="0" w:space="0" w:color="auto"/>
          </w:divBdr>
        </w:div>
        <w:div w:id="1946188755">
          <w:marLeft w:val="0"/>
          <w:marRight w:val="0"/>
          <w:marTop w:val="0"/>
          <w:marBottom w:val="0"/>
          <w:divBdr>
            <w:top w:val="none" w:sz="0" w:space="0" w:color="auto"/>
            <w:left w:val="none" w:sz="0" w:space="0" w:color="auto"/>
            <w:bottom w:val="none" w:sz="0" w:space="0" w:color="auto"/>
            <w:right w:val="none" w:sz="0" w:space="0" w:color="auto"/>
          </w:divBdr>
          <w:divsChild>
            <w:div w:id="1432355994">
              <w:marLeft w:val="0"/>
              <w:marRight w:val="0"/>
              <w:marTop w:val="0"/>
              <w:marBottom w:val="0"/>
              <w:divBdr>
                <w:top w:val="none" w:sz="0" w:space="0" w:color="auto"/>
                <w:left w:val="none" w:sz="0" w:space="0" w:color="auto"/>
                <w:bottom w:val="none" w:sz="0" w:space="0" w:color="auto"/>
                <w:right w:val="none" w:sz="0" w:space="0" w:color="auto"/>
              </w:divBdr>
              <w:divsChild>
                <w:div w:id="576212936">
                  <w:marLeft w:val="0"/>
                  <w:marRight w:val="0"/>
                  <w:marTop w:val="0"/>
                  <w:marBottom w:val="0"/>
                  <w:divBdr>
                    <w:top w:val="none" w:sz="0" w:space="0" w:color="auto"/>
                    <w:left w:val="none" w:sz="0" w:space="0" w:color="auto"/>
                    <w:bottom w:val="none" w:sz="0" w:space="0" w:color="auto"/>
                    <w:right w:val="none" w:sz="0" w:space="0" w:color="auto"/>
                  </w:divBdr>
                  <w:divsChild>
                    <w:div w:id="1255018614">
                      <w:marLeft w:val="0"/>
                      <w:marRight w:val="0"/>
                      <w:marTop w:val="0"/>
                      <w:marBottom w:val="0"/>
                      <w:divBdr>
                        <w:top w:val="none" w:sz="0" w:space="0" w:color="auto"/>
                        <w:left w:val="none" w:sz="0" w:space="0" w:color="auto"/>
                        <w:bottom w:val="none" w:sz="0" w:space="0" w:color="auto"/>
                        <w:right w:val="none" w:sz="0" w:space="0" w:color="auto"/>
                      </w:divBdr>
                    </w:div>
                    <w:div w:id="298535214">
                      <w:marLeft w:val="0"/>
                      <w:marRight w:val="0"/>
                      <w:marTop w:val="0"/>
                      <w:marBottom w:val="0"/>
                      <w:divBdr>
                        <w:top w:val="none" w:sz="0" w:space="0" w:color="auto"/>
                        <w:left w:val="none" w:sz="0" w:space="0" w:color="auto"/>
                        <w:bottom w:val="none" w:sz="0" w:space="0" w:color="auto"/>
                        <w:right w:val="none" w:sz="0" w:space="0" w:color="auto"/>
                      </w:divBdr>
                    </w:div>
                    <w:div w:id="141703430">
                      <w:marLeft w:val="0"/>
                      <w:marRight w:val="0"/>
                      <w:marTop w:val="0"/>
                      <w:marBottom w:val="0"/>
                      <w:divBdr>
                        <w:top w:val="none" w:sz="0" w:space="0" w:color="auto"/>
                        <w:left w:val="none" w:sz="0" w:space="0" w:color="auto"/>
                        <w:bottom w:val="none" w:sz="0" w:space="0" w:color="auto"/>
                        <w:right w:val="none" w:sz="0" w:space="0" w:color="auto"/>
                      </w:divBdr>
                    </w:div>
                    <w:div w:id="1429426885">
                      <w:marLeft w:val="0"/>
                      <w:marRight w:val="0"/>
                      <w:marTop w:val="0"/>
                      <w:marBottom w:val="0"/>
                      <w:divBdr>
                        <w:top w:val="none" w:sz="0" w:space="0" w:color="auto"/>
                        <w:left w:val="none" w:sz="0" w:space="0" w:color="auto"/>
                        <w:bottom w:val="none" w:sz="0" w:space="0" w:color="auto"/>
                        <w:right w:val="none" w:sz="0" w:space="0" w:color="auto"/>
                      </w:divBdr>
                      <w:divsChild>
                        <w:div w:id="690650213">
                          <w:marLeft w:val="0"/>
                          <w:marRight w:val="0"/>
                          <w:marTop w:val="0"/>
                          <w:marBottom w:val="0"/>
                          <w:divBdr>
                            <w:top w:val="none" w:sz="0" w:space="0" w:color="auto"/>
                            <w:left w:val="none" w:sz="0" w:space="0" w:color="auto"/>
                            <w:bottom w:val="none" w:sz="0" w:space="0" w:color="auto"/>
                            <w:right w:val="none" w:sz="0" w:space="0" w:color="auto"/>
                          </w:divBdr>
                        </w:div>
                        <w:div w:id="1709335370">
                          <w:marLeft w:val="0"/>
                          <w:marRight w:val="0"/>
                          <w:marTop w:val="0"/>
                          <w:marBottom w:val="0"/>
                          <w:divBdr>
                            <w:top w:val="none" w:sz="0" w:space="0" w:color="auto"/>
                            <w:left w:val="none" w:sz="0" w:space="0" w:color="auto"/>
                            <w:bottom w:val="none" w:sz="0" w:space="0" w:color="auto"/>
                            <w:right w:val="none" w:sz="0" w:space="0" w:color="auto"/>
                          </w:divBdr>
                        </w:div>
                        <w:div w:id="10708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28994">
              <w:marLeft w:val="0"/>
              <w:marRight w:val="0"/>
              <w:marTop w:val="0"/>
              <w:marBottom w:val="0"/>
              <w:divBdr>
                <w:top w:val="none" w:sz="0" w:space="0" w:color="auto"/>
                <w:left w:val="none" w:sz="0" w:space="0" w:color="auto"/>
                <w:bottom w:val="none" w:sz="0" w:space="0" w:color="auto"/>
                <w:right w:val="none" w:sz="0" w:space="0" w:color="auto"/>
              </w:divBdr>
              <w:divsChild>
                <w:div w:id="1747452541">
                  <w:marLeft w:val="0"/>
                  <w:marRight w:val="0"/>
                  <w:marTop w:val="0"/>
                  <w:marBottom w:val="0"/>
                  <w:divBdr>
                    <w:top w:val="none" w:sz="0" w:space="0" w:color="auto"/>
                    <w:left w:val="none" w:sz="0" w:space="0" w:color="auto"/>
                    <w:bottom w:val="none" w:sz="0" w:space="0" w:color="auto"/>
                    <w:right w:val="none" w:sz="0" w:space="0" w:color="auto"/>
                  </w:divBdr>
                  <w:divsChild>
                    <w:div w:id="542328906">
                      <w:marLeft w:val="0"/>
                      <w:marRight w:val="0"/>
                      <w:marTop w:val="0"/>
                      <w:marBottom w:val="0"/>
                      <w:divBdr>
                        <w:top w:val="none" w:sz="0" w:space="0" w:color="auto"/>
                        <w:left w:val="none" w:sz="0" w:space="0" w:color="auto"/>
                        <w:bottom w:val="none" w:sz="0" w:space="0" w:color="auto"/>
                        <w:right w:val="none" w:sz="0" w:space="0" w:color="auto"/>
                      </w:divBdr>
                    </w:div>
                    <w:div w:id="2002461797">
                      <w:marLeft w:val="0"/>
                      <w:marRight w:val="0"/>
                      <w:marTop w:val="0"/>
                      <w:marBottom w:val="0"/>
                      <w:divBdr>
                        <w:top w:val="none" w:sz="0" w:space="0" w:color="auto"/>
                        <w:left w:val="none" w:sz="0" w:space="0" w:color="auto"/>
                        <w:bottom w:val="none" w:sz="0" w:space="0" w:color="auto"/>
                        <w:right w:val="none" w:sz="0" w:space="0" w:color="auto"/>
                      </w:divBdr>
                      <w:divsChild>
                        <w:div w:id="13543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92217">
              <w:marLeft w:val="0"/>
              <w:marRight w:val="0"/>
              <w:marTop w:val="0"/>
              <w:marBottom w:val="0"/>
              <w:divBdr>
                <w:top w:val="none" w:sz="0" w:space="0" w:color="auto"/>
                <w:left w:val="none" w:sz="0" w:space="0" w:color="auto"/>
                <w:bottom w:val="none" w:sz="0" w:space="0" w:color="auto"/>
                <w:right w:val="none" w:sz="0" w:space="0" w:color="auto"/>
              </w:divBdr>
              <w:divsChild>
                <w:div w:id="1419869303">
                  <w:marLeft w:val="0"/>
                  <w:marRight w:val="0"/>
                  <w:marTop w:val="0"/>
                  <w:marBottom w:val="0"/>
                  <w:divBdr>
                    <w:top w:val="none" w:sz="0" w:space="0" w:color="auto"/>
                    <w:left w:val="none" w:sz="0" w:space="0" w:color="auto"/>
                    <w:bottom w:val="none" w:sz="0" w:space="0" w:color="auto"/>
                    <w:right w:val="none" w:sz="0" w:space="0" w:color="auto"/>
                  </w:divBdr>
                  <w:divsChild>
                    <w:div w:id="1685790519">
                      <w:marLeft w:val="0"/>
                      <w:marRight w:val="0"/>
                      <w:marTop w:val="0"/>
                      <w:marBottom w:val="0"/>
                      <w:divBdr>
                        <w:top w:val="none" w:sz="0" w:space="0" w:color="auto"/>
                        <w:left w:val="none" w:sz="0" w:space="0" w:color="auto"/>
                        <w:bottom w:val="none" w:sz="0" w:space="0" w:color="auto"/>
                        <w:right w:val="none" w:sz="0" w:space="0" w:color="auto"/>
                      </w:divBdr>
                    </w:div>
                    <w:div w:id="258560441">
                      <w:marLeft w:val="0"/>
                      <w:marRight w:val="0"/>
                      <w:marTop w:val="0"/>
                      <w:marBottom w:val="0"/>
                      <w:divBdr>
                        <w:top w:val="none" w:sz="0" w:space="0" w:color="auto"/>
                        <w:left w:val="none" w:sz="0" w:space="0" w:color="auto"/>
                        <w:bottom w:val="none" w:sz="0" w:space="0" w:color="auto"/>
                        <w:right w:val="none" w:sz="0" w:space="0" w:color="auto"/>
                      </w:divBdr>
                    </w:div>
                    <w:div w:id="1072316705">
                      <w:marLeft w:val="0"/>
                      <w:marRight w:val="0"/>
                      <w:marTop w:val="0"/>
                      <w:marBottom w:val="0"/>
                      <w:divBdr>
                        <w:top w:val="none" w:sz="0" w:space="0" w:color="auto"/>
                        <w:left w:val="none" w:sz="0" w:space="0" w:color="auto"/>
                        <w:bottom w:val="none" w:sz="0" w:space="0" w:color="auto"/>
                        <w:right w:val="none" w:sz="0" w:space="0" w:color="auto"/>
                      </w:divBdr>
                    </w:div>
                    <w:div w:id="610430800">
                      <w:marLeft w:val="0"/>
                      <w:marRight w:val="0"/>
                      <w:marTop w:val="0"/>
                      <w:marBottom w:val="0"/>
                      <w:divBdr>
                        <w:top w:val="none" w:sz="0" w:space="0" w:color="auto"/>
                        <w:left w:val="none" w:sz="0" w:space="0" w:color="auto"/>
                        <w:bottom w:val="none" w:sz="0" w:space="0" w:color="auto"/>
                        <w:right w:val="none" w:sz="0" w:space="0" w:color="auto"/>
                      </w:divBdr>
                    </w:div>
                    <w:div w:id="38628217">
                      <w:marLeft w:val="0"/>
                      <w:marRight w:val="0"/>
                      <w:marTop w:val="0"/>
                      <w:marBottom w:val="0"/>
                      <w:divBdr>
                        <w:top w:val="none" w:sz="0" w:space="0" w:color="auto"/>
                        <w:left w:val="none" w:sz="0" w:space="0" w:color="auto"/>
                        <w:bottom w:val="none" w:sz="0" w:space="0" w:color="auto"/>
                        <w:right w:val="none" w:sz="0" w:space="0" w:color="auto"/>
                      </w:divBdr>
                    </w:div>
                    <w:div w:id="981352077">
                      <w:marLeft w:val="0"/>
                      <w:marRight w:val="0"/>
                      <w:marTop w:val="0"/>
                      <w:marBottom w:val="0"/>
                      <w:divBdr>
                        <w:top w:val="none" w:sz="0" w:space="0" w:color="auto"/>
                        <w:left w:val="none" w:sz="0" w:space="0" w:color="auto"/>
                        <w:bottom w:val="none" w:sz="0" w:space="0" w:color="auto"/>
                        <w:right w:val="none" w:sz="0" w:space="0" w:color="auto"/>
                      </w:divBdr>
                    </w:div>
                    <w:div w:id="1280916318">
                      <w:marLeft w:val="0"/>
                      <w:marRight w:val="0"/>
                      <w:marTop w:val="0"/>
                      <w:marBottom w:val="0"/>
                      <w:divBdr>
                        <w:top w:val="none" w:sz="0" w:space="0" w:color="auto"/>
                        <w:left w:val="none" w:sz="0" w:space="0" w:color="auto"/>
                        <w:bottom w:val="none" w:sz="0" w:space="0" w:color="auto"/>
                        <w:right w:val="none" w:sz="0" w:space="0" w:color="auto"/>
                      </w:divBdr>
                    </w:div>
                    <w:div w:id="589779711">
                      <w:marLeft w:val="0"/>
                      <w:marRight w:val="0"/>
                      <w:marTop w:val="0"/>
                      <w:marBottom w:val="0"/>
                      <w:divBdr>
                        <w:top w:val="none" w:sz="0" w:space="0" w:color="auto"/>
                        <w:left w:val="none" w:sz="0" w:space="0" w:color="auto"/>
                        <w:bottom w:val="none" w:sz="0" w:space="0" w:color="auto"/>
                        <w:right w:val="none" w:sz="0" w:space="0" w:color="auto"/>
                      </w:divBdr>
                    </w:div>
                    <w:div w:id="818959175">
                      <w:marLeft w:val="0"/>
                      <w:marRight w:val="0"/>
                      <w:marTop w:val="0"/>
                      <w:marBottom w:val="0"/>
                      <w:divBdr>
                        <w:top w:val="none" w:sz="0" w:space="0" w:color="auto"/>
                        <w:left w:val="none" w:sz="0" w:space="0" w:color="auto"/>
                        <w:bottom w:val="none" w:sz="0" w:space="0" w:color="auto"/>
                        <w:right w:val="none" w:sz="0" w:space="0" w:color="auto"/>
                      </w:divBdr>
                    </w:div>
                    <w:div w:id="1542085889">
                      <w:marLeft w:val="0"/>
                      <w:marRight w:val="0"/>
                      <w:marTop w:val="0"/>
                      <w:marBottom w:val="0"/>
                      <w:divBdr>
                        <w:top w:val="none" w:sz="0" w:space="0" w:color="auto"/>
                        <w:left w:val="none" w:sz="0" w:space="0" w:color="auto"/>
                        <w:bottom w:val="none" w:sz="0" w:space="0" w:color="auto"/>
                        <w:right w:val="none" w:sz="0" w:space="0" w:color="auto"/>
                      </w:divBdr>
                      <w:divsChild>
                        <w:div w:id="2040356558">
                          <w:marLeft w:val="0"/>
                          <w:marRight w:val="0"/>
                          <w:marTop w:val="0"/>
                          <w:marBottom w:val="0"/>
                          <w:divBdr>
                            <w:top w:val="none" w:sz="0" w:space="0" w:color="auto"/>
                            <w:left w:val="none" w:sz="0" w:space="0" w:color="auto"/>
                            <w:bottom w:val="none" w:sz="0" w:space="0" w:color="auto"/>
                            <w:right w:val="none" w:sz="0" w:space="0" w:color="auto"/>
                          </w:divBdr>
                        </w:div>
                        <w:div w:id="695085184">
                          <w:marLeft w:val="0"/>
                          <w:marRight w:val="0"/>
                          <w:marTop w:val="0"/>
                          <w:marBottom w:val="0"/>
                          <w:divBdr>
                            <w:top w:val="none" w:sz="0" w:space="0" w:color="auto"/>
                            <w:left w:val="none" w:sz="0" w:space="0" w:color="auto"/>
                            <w:bottom w:val="none" w:sz="0" w:space="0" w:color="auto"/>
                            <w:right w:val="none" w:sz="0" w:space="0" w:color="auto"/>
                          </w:divBdr>
                        </w:div>
                        <w:div w:id="1210339437">
                          <w:marLeft w:val="0"/>
                          <w:marRight w:val="0"/>
                          <w:marTop w:val="0"/>
                          <w:marBottom w:val="0"/>
                          <w:divBdr>
                            <w:top w:val="none" w:sz="0" w:space="0" w:color="auto"/>
                            <w:left w:val="none" w:sz="0" w:space="0" w:color="auto"/>
                            <w:bottom w:val="none" w:sz="0" w:space="0" w:color="auto"/>
                            <w:right w:val="none" w:sz="0" w:space="0" w:color="auto"/>
                          </w:divBdr>
                        </w:div>
                        <w:div w:id="154079476">
                          <w:marLeft w:val="0"/>
                          <w:marRight w:val="0"/>
                          <w:marTop w:val="0"/>
                          <w:marBottom w:val="0"/>
                          <w:divBdr>
                            <w:top w:val="none" w:sz="0" w:space="0" w:color="auto"/>
                            <w:left w:val="none" w:sz="0" w:space="0" w:color="auto"/>
                            <w:bottom w:val="none" w:sz="0" w:space="0" w:color="auto"/>
                            <w:right w:val="none" w:sz="0" w:space="0" w:color="auto"/>
                          </w:divBdr>
                        </w:div>
                        <w:div w:id="1985812081">
                          <w:marLeft w:val="0"/>
                          <w:marRight w:val="0"/>
                          <w:marTop w:val="0"/>
                          <w:marBottom w:val="0"/>
                          <w:divBdr>
                            <w:top w:val="none" w:sz="0" w:space="0" w:color="auto"/>
                            <w:left w:val="none" w:sz="0" w:space="0" w:color="auto"/>
                            <w:bottom w:val="none" w:sz="0" w:space="0" w:color="auto"/>
                            <w:right w:val="none" w:sz="0" w:space="0" w:color="auto"/>
                          </w:divBdr>
                        </w:div>
                        <w:div w:id="19208398">
                          <w:marLeft w:val="0"/>
                          <w:marRight w:val="0"/>
                          <w:marTop w:val="0"/>
                          <w:marBottom w:val="0"/>
                          <w:divBdr>
                            <w:top w:val="none" w:sz="0" w:space="0" w:color="auto"/>
                            <w:left w:val="none" w:sz="0" w:space="0" w:color="auto"/>
                            <w:bottom w:val="none" w:sz="0" w:space="0" w:color="auto"/>
                            <w:right w:val="none" w:sz="0" w:space="0" w:color="auto"/>
                          </w:divBdr>
                        </w:div>
                        <w:div w:id="451871707">
                          <w:marLeft w:val="0"/>
                          <w:marRight w:val="0"/>
                          <w:marTop w:val="0"/>
                          <w:marBottom w:val="0"/>
                          <w:divBdr>
                            <w:top w:val="none" w:sz="0" w:space="0" w:color="auto"/>
                            <w:left w:val="none" w:sz="0" w:space="0" w:color="auto"/>
                            <w:bottom w:val="none" w:sz="0" w:space="0" w:color="auto"/>
                            <w:right w:val="none" w:sz="0" w:space="0" w:color="auto"/>
                          </w:divBdr>
                        </w:div>
                        <w:div w:id="1820266155">
                          <w:marLeft w:val="0"/>
                          <w:marRight w:val="0"/>
                          <w:marTop w:val="0"/>
                          <w:marBottom w:val="0"/>
                          <w:divBdr>
                            <w:top w:val="none" w:sz="0" w:space="0" w:color="auto"/>
                            <w:left w:val="none" w:sz="0" w:space="0" w:color="auto"/>
                            <w:bottom w:val="none" w:sz="0" w:space="0" w:color="auto"/>
                            <w:right w:val="none" w:sz="0" w:space="0" w:color="auto"/>
                          </w:divBdr>
                        </w:div>
                        <w:div w:id="10422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31615">
              <w:marLeft w:val="0"/>
              <w:marRight w:val="0"/>
              <w:marTop w:val="0"/>
              <w:marBottom w:val="0"/>
              <w:divBdr>
                <w:top w:val="none" w:sz="0" w:space="0" w:color="auto"/>
                <w:left w:val="none" w:sz="0" w:space="0" w:color="auto"/>
                <w:bottom w:val="none" w:sz="0" w:space="0" w:color="auto"/>
                <w:right w:val="none" w:sz="0" w:space="0" w:color="auto"/>
              </w:divBdr>
              <w:divsChild>
                <w:div w:id="1635403754">
                  <w:marLeft w:val="0"/>
                  <w:marRight w:val="0"/>
                  <w:marTop w:val="0"/>
                  <w:marBottom w:val="0"/>
                  <w:divBdr>
                    <w:top w:val="none" w:sz="0" w:space="0" w:color="auto"/>
                    <w:left w:val="none" w:sz="0" w:space="0" w:color="auto"/>
                    <w:bottom w:val="none" w:sz="0" w:space="0" w:color="auto"/>
                    <w:right w:val="none" w:sz="0" w:space="0" w:color="auto"/>
                  </w:divBdr>
                  <w:divsChild>
                    <w:div w:id="226382880">
                      <w:marLeft w:val="0"/>
                      <w:marRight w:val="0"/>
                      <w:marTop w:val="0"/>
                      <w:marBottom w:val="0"/>
                      <w:divBdr>
                        <w:top w:val="none" w:sz="0" w:space="0" w:color="auto"/>
                        <w:left w:val="none" w:sz="0" w:space="0" w:color="auto"/>
                        <w:bottom w:val="none" w:sz="0" w:space="0" w:color="auto"/>
                        <w:right w:val="none" w:sz="0" w:space="0" w:color="auto"/>
                      </w:divBdr>
                    </w:div>
                    <w:div w:id="1906377279">
                      <w:marLeft w:val="0"/>
                      <w:marRight w:val="0"/>
                      <w:marTop w:val="0"/>
                      <w:marBottom w:val="0"/>
                      <w:divBdr>
                        <w:top w:val="none" w:sz="0" w:space="0" w:color="auto"/>
                        <w:left w:val="none" w:sz="0" w:space="0" w:color="auto"/>
                        <w:bottom w:val="none" w:sz="0" w:space="0" w:color="auto"/>
                        <w:right w:val="none" w:sz="0" w:space="0" w:color="auto"/>
                      </w:divBdr>
                    </w:div>
                    <w:div w:id="607004432">
                      <w:marLeft w:val="0"/>
                      <w:marRight w:val="0"/>
                      <w:marTop w:val="0"/>
                      <w:marBottom w:val="0"/>
                      <w:divBdr>
                        <w:top w:val="none" w:sz="0" w:space="0" w:color="auto"/>
                        <w:left w:val="none" w:sz="0" w:space="0" w:color="auto"/>
                        <w:bottom w:val="none" w:sz="0" w:space="0" w:color="auto"/>
                        <w:right w:val="none" w:sz="0" w:space="0" w:color="auto"/>
                      </w:divBdr>
                    </w:div>
                    <w:div w:id="604652359">
                      <w:marLeft w:val="0"/>
                      <w:marRight w:val="0"/>
                      <w:marTop w:val="0"/>
                      <w:marBottom w:val="0"/>
                      <w:divBdr>
                        <w:top w:val="none" w:sz="0" w:space="0" w:color="auto"/>
                        <w:left w:val="none" w:sz="0" w:space="0" w:color="auto"/>
                        <w:bottom w:val="none" w:sz="0" w:space="0" w:color="auto"/>
                        <w:right w:val="none" w:sz="0" w:space="0" w:color="auto"/>
                      </w:divBdr>
                    </w:div>
                    <w:div w:id="514458910">
                      <w:marLeft w:val="0"/>
                      <w:marRight w:val="0"/>
                      <w:marTop w:val="0"/>
                      <w:marBottom w:val="0"/>
                      <w:divBdr>
                        <w:top w:val="none" w:sz="0" w:space="0" w:color="auto"/>
                        <w:left w:val="none" w:sz="0" w:space="0" w:color="auto"/>
                        <w:bottom w:val="none" w:sz="0" w:space="0" w:color="auto"/>
                        <w:right w:val="none" w:sz="0" w:space="0" w:color="auto"/>
                      </w:divBdr>
                    </w:div>
                    <w:div w:id="305748098">
                      <w:marLeft w:val="0"/>
                      <w:marRight w:val="0"/>
                      <w:marTop w:val="0"/>
                      <w:marBottom w:val="0"/>
                      <w:divBdr>
                        <w:top w:val="none" w:sz="0" w:space="0" w:color="auto"/>
                        <w:left w:val="none" w:sz="0" w:space="0" w:color="auto"/>
                        <w:bottom w:val="none" w:sz="0" w:space="0" w:color="auto"/>
                        <w:right w:val="none" w:sz="0" w:space="0" w:color="auto"/>
                      </w:divBdr>
                      <w:divsChild>
                        <w:div w:id="1779250738">
                          <w:marLeft w:val="0"/>
                          <w:marRight w:val="0"/>
                          <w:marTop w:val="0"/>
                          <w:marBottom w:val="0"/>
                          <w:divBdr>
                            <w:top w:val="none" w:sz="0" w:space="0" w:color="auto"/>
                            <w:left w:val="none" w:sz="0" w:space="0" w:color="auto"/>
                            <w:bottom w:val="none" w:sz="0" w:space="0" w:color="auto"/>
                            <w:right w:val="none" w:sz="0" w:space="0" w:color="auto"/>
                          </w:divBdr>
                        </w:div>
                        <w:div w:id="757797566">
                          <w:marLeft w:val="0"/>
                          <w:marRight w:val="0"/>
                          <w:marTop w:val="0"/>
                          <w:marBottom w:val="0"/>
                          <w:divBdr>
                            <w:top w:val="none" w:sz="0" w:space="0" w:color="auto"/>
                            <w:left w:val="none" w:sz="0" w:space="0" w:color="auto"/>
                            <w:bottom w:val="none" w:sz="0" w:space="0" w:color="auto"/>
                            <w:right w:val="none" w:sz="0" w:space="0" w:color="auto"/>
                          </w:divBdr>
                        </w:div>
                        <w:div w:id="163519477">
                          <w:marLeft w:val="0"/>
                          <w:marRight w:val="0"/>
                          <w:marTop w:val="0"/>
                          <w:marBottom w:val="0"/>
                          <w:divBdr>
                            <w:top w:val="none" w:sz="0" w:space="0" w:color="auto"/>
                            <w:left w:val="none" w:sz="0" w:space="0" w:color="auto"/>
                            <w:bottom w:val="none" w:sz="0" w:space="0" w:color="auto"/>
                            <w:right w:val="none" w:sz="0" w:space="0" w:color="auto"/>
                          </w:divBdr>
                        </w:div>
                        <w:div w:id="415789518">
                          <w:marLeft w:val="0"/>
                          <w:marRight w:val="0"/>
                          <w:marTop w:val="0"/>
                          <w:marBottom w:val="0"/>
                          <w:divBdr>
                            <w:top w:val="none" w:sz="0" w:space="0" w:color="auto"/>
                            <w:left w:val="none" w:sz="0" w:space="0" w:color="auto"/>
                            <w:bottom w:val="none" w:sz="0" w:space="0" w:color="auto"/>
                            <w:right w:val="none" w:sz="0" w:space="0" w:color="auto"/>
                          </w:divBdr>
                        </w:div>
                        <w:div w:id="5543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548693">
      <w:bodyDiv w:val="1"/>
      <w:marLeft w:val="0"/>
      <w:marRight w:val="0"/>
      <w:marTop w:val="0"/>
      <w:marBottom w:val="0"/>
      <w:divBdr>
        <w:top w:val="none" w:sz="0" w:space="0" w:color="auto"/>
        <w:left w:val="none" w:sz="0" w:space="0" w:color="auto"/>
        <w:bottom w:val="none" w:sz="0" w:space="0" w:color="auto"/>
        <w:right w:val="none" w:sz="0" w:space="0" w:color="auto"/>
      </w:divBdr>
      <w:divsChild>
        <w:div w:id="1795369600">
          <w:marLeft w:val="0"/>
          <w:marRight w:val="0"/>
          <w:marTop w:val="0"/>
          <w:marBottom w:val="0"/>
          <w:divBdr>
            <w:top w:val="none" w:sz="0" w:space="0" w:color="auto"/>
            <w:left w:val="none" w:sz="0" w:space="0" w:color="auto"/>
            <w:bottom w:val="none" w:sz="0" w:space="0" w:color="auto"/>
            <w:right w:val="none" w:sz="0" w:space="0" w:color="auto"/>
          </w:divBdr>
          <w:divsChild>
            <w:div w:id="1350181105">
              <w:marLeft w:val="0"/>
              <w:marRight w:val="0"/>
              <w:marTop w:val="0"/>
              <w:marBottom w:val="0"/>
              <w:divBdr>
                <w:top w:val="none" w:sz="0" w:space="0" w:color="auto"/>
                <w:left w:val="none" w:sz="0" w:space="0" w:color="auto"/>
                <w:bottom w:val="none" w:sz="0" w:space="0" w:color="auto"/>
                <w:right w:val="none" w:sz="0" w:space="0" w:color="auto"/>
              </w:divBdr>
            </w:div>
            <w:div w:id="1476414565">
              <w:marLeft w:val="0"/>
              <w:marRight w:val="0"/>
              <w:marTop w:val="0"/>
              <w:marBottom w:val="0"/>
              <w:divBdr>
                <w:top w:val="none" w:sz="0" w:space="0" w:color="auto"/>
                <w:left w:val="none" w:sz="0" w:space="0" w:color="auto"/>
                <w:bottom w:val="none" w:sz="0" w:space="0" w:color="auto"/>
                <w:right w:val="none" w:sz="0" w:space="0" w:color="auto"/>
              </w:divBdr>
              <w:divsChild>
                <w:div w:id="148335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5103">
          <w:marLeft w:val="0"/>
          <w:marRight w:val="0"/>
          <w:marTop w:val="0"/>
          <w:marBottom w:val="0"/>
          <w:divBdr>
            <w:top w:val="none" w:sz="0" w:space="0" w:color="auto"/>
            <w:left w:val="none" w:sz="0" w:space="0" w:color="auto"/>
            <w:bottom w:val="none" w:sz="0" w:space="0" w:color="auto"/>
            <w:right w:val="none" w:sz="0" w:space="0" w:color="auto"/>
          </w:divBdr>
          <w:divsChild>
            <w:div w:id="2003895707">
              <w:marLeft w:val="0"/>
              <w:marRight w:val="0"/>
              <w:marTop w:val="0"/>
              <w:marBottom w:val="0"/>
              <w:divBdr>
                <w:top w:val="none" w:sz="0" w:space="0" w:color="auto"/>
                <w:left w:val="none" w:sz="0" w:space="0" w:color="auto"/>
                <w:bottom w:val="none" w:sz="0" w:space="0" w:color="auto"/>
                <w:right w:val="none" w:sz="0" w:space="0" w:color="auto"/>
              </w:divBdr>
              <w:divsChild>
                <w:div w:id="1808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127260">
      <w:bodyDiv w:val="1"/>
      <w:marLeft w:val="0"/>
      <w:marRight w:val="0"/>
      <w:marTop w:val="0"/>
      <w:marBottom w:val="0"/>
      <w:divBdr>
        <w:top w:val="none" w:sz="0" w:space="0" w:color="auto"/>
        <w:left w:val="none" w:sz="0" w:space="0" w:color="auto"/>
        <w:bottom w:val="none" w:sz="0" w:space="0" w:color="auto"/>
        <w:right w:val="none" w:sz="0" w:space="0" w:color="auto"/>
      </w:divBdr>
    </w:div>
    <w:div w:id="1076050113">
      <w:bodyDiv w:val="1"/>
      <w:marLeft w:val="0"/>
      <w:marRight w:val="0"/>
      <w:marTop w:val="0"/>
      <w:marBottom w:val="0"/>
      <w:divBdr>
        <w:top w:val="none" w:sz="0" w:space="0" w:color="auto"/>
        <w:left w:val="none" w:sz="0" w:space="0" w:color="auto"/>
        <w:bottom w:val="none" w:sz="0" w:space="0" w:color="auto"/>
        <w:right w:val="none" w:sz="0" w:space="0" w:color="auto"/>
      </w:divBdr>
      <w:divsChild>
        <w:div w:id="1055814586">
          <w:marLeft w:val="0"/>
          <w:marRight w:val="0"/>
          <w:marTop w:val="0"/>
          <w:marBottom w:val="0"/>
          <w:divBdr>
            <w:top w:val="none" w:sz="0" w:space="0" w:color="auto"/>
            <w:left w:val="none" w:sz="0" w:space="0" w:color="auto"/>
            <w:bottom w:val="none" w:sz="0" w:space="0" w:color="auto"/>
            <w:right w:val="none" w:sz="0" w:space="0" w:color="auto"/>
          </w:divBdr>
          <w:divsChild>
            <w:div w:id="48693788">
              <w:marLeft w:val="0"/>
              <w:marRight w:val="0"/>
              <w:marTop w:val="0"/>
              <w:marBottom w:val="0"/>
              <w:divBdr>
                <w:top w:val="none" w:sz="0" w:space="0" w:color="auto"/>
                <w:left w:val="none" w:sz="0" w:space="0" w:color="auto"/>
                <w:bottom w:val="none" w:sz="0" w:space="0" w:color="auto"/>
                <w:right w:val="none" w:sz="0" w:space="0" w:color="auto"/>
              </w:divBdr>
              <w:divsChild>
                <w:div w:id="2026899997">
                  <w:marLeft w:val="0"/>
                  <w:marRight w:val="0"/>
                  <w:marTop w:val="0"/>
                  <w:marBottom w:val="0"/>
                  <w:divBdr>
                    <w:top w:val="none" w:sz="0" w:space="0" w:color="auto"/>
                    <w:left w:val="none" w:sz="0" w:space="0" w:color="auto"/>
                    <w:bottom w:val="none" w:sz="0" w:space="0" w:color="auto"/>
                    <w:right w:val="none" w:sz="0" w:space="0" w:color="auto"/>
                  </w:divBdr>
                </w:div>
              </w:divsChild>
            </w:div>
            <w:div w:id="334261402">
              <w:marLeft w:val="0"/>
              <w:marRight w:val="0"/>
              <w:marTop w:val="0"/>
              <w:marBottom w:val="0"/>
              <w:divBdr>
                <w:top w:val="none" w:sz="0" w:space="0" w:color="auto"/>
                <w:left w:val="none" w:sz="0" w:space="0" w:color="auto"/>
                <w:bottom w:val="none" w:sz="0" w:space="0" w:color="auto"/>
                <w:right w:val="none" w:sz="0" w:space="0" w:color="auto"/>
              </w:divBdr>
              <w:divsChild>
                <w:div w:id="1939287824">
                  <w:marLeft w:val="0"/>
                  <w:marRight w:val="0"/>
                  <w:marTop w:val="0"/>
                  <w:marBottom w:val="0"/>
                  <w:divBdr>
                    <w:top w:val="none" w:sz="0" w:space="0" w:color="auto"/>
                    <w:left w:val="none" w:sz="0" w:space="0" w:color="auto"/>
                    <w:bottom w:val="none" w:sz="0" w:space="0" w:color="auto"/>
                    <w:right w:val="none" w:sz="0" w:space="0" w:color="auto"/>
                  </w:divBdr>
                </w:div>
              </w:divsChild>
            </w:div>
            <w:div w:id="771895694">
              <w:marLeft w:val="0"/>
              <w:marRight w:val="0"/>
              <w:marTop w:val="0"/>
              <w:marBottom w:val="0"/>
              <w:divBdr>
                <w:top w:val="none" w:sz="0" w:space="0" w:color="auto"/>
                <w:left w:val="none" w:sz="0" w:space="0" w:color="auto"/>
                <w:bottom w:val="none" w:sz="0" w:space="0" w:color="auto"/>
                <w:right w:val="none" w:sz="0" w:space="0" w:color="auto"/>
              </w:divBdr>
              <w:divsChild>
                <w:div w:id="63531343">
                  <w:marLeft w:val="0"/>
                  <w:marRight w:val="0"/>
                  <w:marTop w:val="0"/>
                  <w:marBottom w:val="0"/>
                  <w:divBdr>
                    <w:top w:val="none" w:sz="0" w:space="0" w:color="auto"/>
                    <w:left w:val="none" w:sz="0" w:space="0" w:color="auto"/>
                    <w:bottom w:val="none" w:sz="0" w:space="0" w:color="auto"/>
                    <w:right w:val="none" w:sz="0" w:space="0" w:color="auto"/>
                  </w:divBdr>
                </w:div>
              </w:divsChild>
            </w:div>
            <w:div w:id="760181047">
              <w:marLeft w:val="0"/>
              <w:marRight w:val="0"/>
              <w:marTop w:val="0"/>
              <w:marBottom w:val="0"/>
              <w:divBdr>
                <w:top w:val="none" w:sz="0" w:space="0" w:color="auto"/>
                <w:left w:val="none" w:sz="0" w:space="0" w:color="auto"/>
                <w:bottom w:val="none" w:sz="0" w:space="0" w:color="auto"/>
                <w:right w:val="none" w:sz="0" w:space="0" w:color="auto"/>
              </w:divBdr>
              <w:divsChild>
                <w:div w:id="491533977">
                  <w:marLeft w:val="0"/>
                  <w:marRight w:val="0"/>
                  <w:marTop w:val="0"/>
                  <w:marBottom w:val="0"/>
                  <w:divBdr>
                    <w:top w:val="none" w:sz="0" w:space="0" w:color="auto"/>
                    <w:left w:val="none" w:sz="0" w:space="0" w:color="auto"/>
                    <w:bottom w:val="none" w:sz="0" w:space="0" w:color="auto"/>
                    <w:right w:val="none" w:sz="0" w:space="0" w:color="auto"/>
                  </w:divBdr>
                </w:div>
              </w:divsChild>
            </w:div>
            <w:div w:id="377051611">
              <w:marLeft w:val="0"/>
              <w:marRight w:val="0"/>
              <w:marTop w:val="0"/>
              <w:marBottom w:val="0"/>
              <w:divBdr>
                <w:top w:val="none" w:sz="0" w:space="0" w:color="auto"/>
                <w:left w:val="none" w:sz="0" w:space="0" w:color="auto"/>
                <w:bottom w:val="none" w:sz="0" w:space="0" w:color="auto"/>
                <w:right w:val="none" w:sz="0" w:space="0" w:color="auto"/>
              </w:divBdr>
              <w:divsChild>
                <w:div w:id="173188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278498">
      <w:bodyDiv w:val="1"/>
      <w:marLeft w:val="0"/>
      <w:marRight w:val="0"/>
      <w:marTop w:val="0"/>
      <w:marBottom w:val="0"/>
      <w:divBdr>
        <w:top w:val="none" w:sz="0" w:space="0" w:color="auto"/>
        <w:left w:val="none" w:sz="0" w:space="0" w:color="auto"/>
        <w:bottom w:val="none" w:sz="0" w:space="0" w:color="auto"/>
        <w:right w:val="none" w:sz="0" w:space="0" w:color="auto"/>
      </w:divBdr>
      <w:divsChild>
        <w:div w:id="746420694">
          <w:marLeft w:val="0"/>
          <w:marRight w:val="0"/>
          <w:marTop w:val="0"/>
          <w:marBottom w:val="0"/>
          <w:divBdr>
            <w:top w:val="none" w:sz="0" w:space="0" w:color="auto"/>
            <w:left w:val="none" w:sz="0" w:space="0" w:color="auto"/>
            <w:bottom w:val="none" w:sz="0" w:space="0" w:color="auto"/>
            <w:right w:val="none" w:sz="0" w:space="0" w:color="auto"/>
          </w:divBdr>
        </w:div>
      </w:divsChild>
    </w:div>
    <w:div w:id="1193349969">
      <w:bodyDiv w:val="1"/>
      <w:marLeft w:val="0"/>
      <w:marRight w:val="0"/>
      <w:marTop w:val="0"/>
      <w:marBottom w:val="0"/>
      <w:divBdr>
        <w:top w:val="none" w:sz="0" w:space="0" w:color="auto"/>
        <w:left w:val="none" w:sz="0" w:space="0" w:color="auto"/>
        <w:bottom w:val="none" w:sz="0" w:space="0" w:color="auto"/>
        <w:right w:val="none" w:sz="0" w:space="0" w:color="auto"/>
      </w:divBdr>
      <w:divsChild>
        <w:div w:id="587467940">
          <w:marLeft w:val="0"/>
          <w:marRight w:val="0"/>
          <w:marTop w:val="0"/>
          <w:marBottom w:val="0"/>
          <w:divBdr>
            <w:top w:val="none" w:sz="0" w:space="0" w:color="auto"/>
            <w:left w:val="none" w:sz="0" w:space="0" w:color="auto"/>
            <w:bottom w:val="none" w:sz="0" w:space="0" w:color="auto"/>
            <w:right w:val="none" w:sz="0" w:space="0" w:color="auto"/>
          </w:divBdr>
          <w:divsChild>
            <w:div w:id="1831212037">
              <w:marLeft w:val="0"/>
              <w:marRight w:val="0"/>
              <w:marTop w:val="0"/>
              <w:marBottom w:val="0"/>
              <w:divBdr>
                <w:top w:val="none" w:sz="0" w:space="0" w:color="auto"/>
                <w:left w:val="none" w:sz="0" w:space="0" w:color="auto"/>
                <w:bottom w:val="none" w:sz="0" w:space="0" w:color="auto"/>
                <w:right w:val="none" w:sz="0" w:space="0" w:color="auto"/>
              </w:divBdr>
            </w:div>
          </w:divsChild>
        </w:div>
        <w:div w:id="1528248541">
          <w:marLeft w:val="0"/>
          <w:marRight w:val="0"/>
          <w:marTop w:val="0"/>
          <w:marBottom w:val="0"/>
          <w:divBdr>
            <w:top w:val="none" w:sz="0" w:space="0" w:color="auto"/>
            <w:left w:val="none" w:sz="0" w:space="0" w:color="auto"/>
            <w:bottom w:val="none" w:sz="0" w:space="0" w:color="auto"/>
            <w:right w:val="none" w:sz="0" w:space="0" w:color="auto"/>
          </w:divBdr>
          <w:divsChild>
            <w:div w:id="91438834">
              <w:marLeft w:val="0"/>
              <w:marRight w:val="0"/>
              <w:marTop w:val="0"/>
              <w:marBottom w:val="0"/>
              <w:divBdr>
                <w:top w:val="none" w:sz="0" w:space="0" w:color="auto"/>
                <w:left w:val="none" w:sz="0" w:space="0" w:color="auto"/>
                <w:bottom w:val="none" w:sz="0" w:space="0" w:color="auto"/>
                <w:right w:val="none" w:sz="0" w:space="0" w:color="auto"/>
              </w:divBdr>
            </w:div>
          </w:divsChild>
        </w:div>
        <w:div w:id="898787415">
          <w:marLeft w:val="0"/>
          <w:marRight w:val="0"/>
          <w:marTop w:val="0"/>
          <w:marBottom w:val="0"/>
          <w:divBdr>
            <w:top w:val="none" w:sz="0" w:space="0" w:color="auto"/>
            <w:left w:val="none" w:sz="0" w:space="0" w:color="auto"/>
            <w:bottom w:val="none" w:sz="0" w:space="0" w:color="auto"/>
            <w:right w:val="none" w:sz="0" w:space="0" w:color="auto"/>
          </w:divBdr>
          <w:divsChild>
            <w:div w:id="225652227">
              <w:marLeft w:val="0"/>
              <w:marRight w:val="0"/>
              <w:marTop w:val="0"/>
              <w:marBottom w:val="0"/>
              <w:divBdr>
                <w:top w:val="none" w:sz="0" w:space="0" w:color="auto"/>
                <w:left w:val="none" w:sz="0" w:space="0" w:color="auto"/>
                <w:bottom w:val="none" w:sz="0" w:space="0" w:color="auto"/>
                <w:right w:val="none" w:sz="0" w:space="0" w:color="auto"/>
              </w:divBdr>
            </w:div>
          </w:divsChild>
        </w:div>
        <w:div w:id="524100117">
          <w:marLeft w:val="0"/>
          <w:marRight w:val="0"/>
          <w:marTop w:val="0"/>
          <w:marBottom w:val="0"/>
          <w:divBdr>
            <w:top w:val="none" w:sz="0" w:space="0" w:color="auto"/>
            <w:left w:val="none" w:sz="0" w:space="0" w:color="auto"/>
            <w:bottom w:val="none" w:sz="0" w:space="0" w:color="auto"/>
            <w:right w:val="none" w:sz="0" w:space="0" w:color="auto"/>
          </w:divBdr>
          <w:divsChild>
            <w:div w:id="2067139676">
              <w:marLeft w:val="0"/>
              <w:marRight w:val="0"/>
              <w:marTop w:val="0"/>
              <w:marBottom w:val="0"/>
              <w:divBdr>
                <w:top w:val="none" w:sz="0" w:space="0" w:color="auto"/>
                <w:left w:val="none" w:sz="0" w:space="0" w:color="auto"/>
                <w:bottom w:val="none" w:sz="0" w:space="0" w:color="auto"/>
                <w:right w:val="none" w:sz="0" w:space="0" w:color="auto"/>
              </w:divBdr>
            </w:div>
          </w:divsChild>
        </w:div>
        <w:div w:id="1699233401">
          <w:marLeft w:val="0"/>
          <w:marRight w:val="0"/>
          <w:marTop w:val="0"/>
          <w:marBottom w:val="0"/>
          <w:divBdr>
            <w:top w:val="none" w:sz="0" w:space="0" w:color="auto"/>
            <w:left w:val="none" w:sz="0" w:space="0" w:color="auto"/>
            <w:bottom w:val="none" w:sz="0" w:space="0" w:color="auto"/>
            <w:right w:val="none" w:sz="0" w:space="0" w:color="auto"/>
          </w:divBdr>
          <w:divsChild>
            <w:div w:id="413554473">
              <w:marLeft w:val="0"/>
              <w:marRight w:val="0"/>
              <w:marTop w:val="0"/>
              <w:marBottom w:val="0"/>
              <w:divBdr>
                <w:top w:val="none" w:sz="0" w:space="0" w:color="auto"/>
                <w:left w:val="none" w:sz="0" w:space="0" w:color="auto"/>
                <w:bottom w:val="none" w:sz="0" w:space="0" w:color="auto"/>
                <w:right w:val="none" w:sz="0" w:space="0" w:color="auto"/>
              </w:divBdr>
            </w:div>
          </w:divsChild>
        </w:div>
        <w:div w:id="1236547587">
          <w:marLeft w:val="0"/>
          <w:marRight w:val="0"/>
          <w:marTop w:val="0"/>
          <w:marBottom w:val="0"/>
          <w:divBdr>
            <w:top w:val="none" w:sz="0" w:space="0" w:color="auto"/>
            <w:left w:val="none" w:sz="0" w:space="0" w:color="auto"/>
            <w:bottom w:val="none" w:sz="0" w:space="0" w:color="auto"/>
            <w:right w:val="none" w:sz="0" w:space="0" w:color="auto"/>
          </w:divBdr>
          <w:divsChild>
            <w:div w:id="1328627204">
              <w:marLeft w:val="0"/>
              <w:marRight w:val="0"/>
              <w:marTop w:val="0"/>
              <w:marBottom w:val="0"/>
              <w:divBdr>
                <w:top w:val="none" w:sz="0" w:space="0" w:color="auto"/>
                <w:left w:val="none" w:sz="0" w:space="0" w:color="auto"/>
                <w:bottom w:val="none" w:sz="0" w:space="0" w:color="auto"/>
                <w:right w:val="none" w:sz="0" w:space="0" w:color="auto"/>
              </w:divBdr>
            </w:div>
          </w:divsChild>
        </w:div>
        <w:div w:id="1489982907">
          <w:marLeft w:val="0"/>
          <w:marRight w:val="0"/>
          <w:marTop w:val="0"/>
          <w:marBottom w:val="0"/>
          <w:divBdr>
            <w:top w:val="none" w:sz="0" w:space="0" w:color="auto"/>
            <w:left w:val="none" w:sz="0" w:space="0" w:color="auto"/>
            <w:bottom w:val="none" w:sz="0" w:space="0" w:color="auto"/>
            <w:right w:val="none" w:sz="0" w:space="0" w:color="auto"/>
          </w:divBdr>
          <w:divsChild>
            <w:div w:id="1964379026">
              <w:marLeft w:val="0"/>
              <w:marRight w:val="0"/>
              <w:marTop w:val="0"/>
              <w:marBottom w:val="0"/>
              <w:divBdr>
                <w:top w:val="none" w:sz="0" w:space="0" w:color="auto"/>
                <w:left w:val="none" w:sz="0" w:space="0" w:color="auto"/>
                <w:bottom w:val="none" w:sz="0" w:space="0" w:color="auto"/>
                <w:right w:val="none" w:sz="0" w:space="0" w:color="auto"/>
              </w:divBdr>
            </w:div>
          </w:divsChild>
        </w:div>
        <w:div w:id="1499350125">
          <w:marLeft w:val="0"/>
          <w:marRight w:val="0"/>
          <w:marTop w:val="0"/>
          <w:marBottom w:val="0"/>
          <w:divBdr>
            <w:top w:val="none" w:sz="0" w:space="0" w:color="auto"/>
            <w:left w:val="none" w:sz="0" w:space="0" w:color="auto"/>
            <w:bottom w:val="none" w:sz="0" w:space="0" w:color="auto"/>
            <w:right w:val="none" w:sz="0" w:space="0" w:color="auto"/>
          </w:divBdr>
          <w:divsChild>
            <w:div w:id="1975871608">
              <w:marLeft w:val="0"/>
              <w:marRight w:val="0"/>
              <w:marTop w:val="0"/>
              <w:marBottom w:val="0"/>
              <w:divBdr>
                <w:top w:val="none" w:sz="0" w:space="0" w:color="auto"/>
                <w:left w:val="none" w:sz="0" w:space="0" w:color="auto"/>
                <w:bottom w:val="none" w:sz="0" w:space="0" w:color="auto"/>
                <w:right w:val="none" w:sz="0" w:space="0" w:color="auto"/>
              </w:divBdr>
            </w:div>
          </w:divsChild>
        </w:div>
        <w:div w:id="1677077834">
          <w:marLeft w:val="0"/>
          <w:marRight w:val="0"/>
          <w:marTop w:val="0"/>
          <w:marBottom w:val="0"/>
          <w:divBdr>
            <w:top w:val="none" w:sz="0" w:space="0" w:color="auto"/>
            <w:left w:val="none" w:sz="0" w:space="0" w:color="auto"/>
            <w:bottom w:val="none" w:sz="0" w:space="0" w:color="auto"/>
            <w:right w:val="none" w:sz="0" w:space="0" w:color="auto"/>
          </w:divBdr>
          <w:divsChild>
            <w:div w:id="378630428">
              <w:marLeft w:val="0"/>
              <w:marRight w:val="0"/>
              <w:marTop w:val="0"/>
              <w:marBottom w:val="0"/>
              <w:divBdr>
                <w:top w:val="none" w:sz="0" w:space="0" w:color="auto"/>
                <w:left w:val="none" w:sz="0" w:space="0" w:color="auto"/>
                <w:bottom w:val="none" w:sz="0" w:space="0" w:color="auto"/>
                <w:right w:val="none" w:sz="0" w:space="0" w:color="auto"/>
              </w:divBdr>
            </w:div>
          </w:divsChild>
        </w:div>
        <w:div w:id="1902906126">
          <w:marLeft w:val="0"/>
          <w:marRight w:val="0"/>
          <w:marTop w:val="0"/>
          <w:marBottom w:val="0"/>
          <w:divBdr>
            <w:top w:val="none" w:sz="0" w:space="0" w:color="auto"/>
            <w:left w:val="none" w:sz="0" w:space="0" w:color="auto"/>
            <w:bottom w:val="none" w:sz="0" w:space="0" w:color="auto"/>
            <w:right w:val="none" w:sz="0" w:space="0" w:color="auto"/>
          </w:divBdr>
          <w:divsChild>
            <w:div w:id="1959680526">
              <w:marLeft w:val="0"/>
              <w:marRight w:val="0"/>
              <w:marTop w:val="0"/>
              <w:marBottom w:val="0"/>
              <w:divBdr>
                <w:top w:val="none" w:sz="0" w:space="0" w:color="auto"/>
                <w:left w:val="none" w:sz="0" w:space="0" w:color="auto"/>
                <w:bottom w:val="none" w:sz="0" w:space="0" w:color="auto"/>
                <w:right w:val="none" w:sz="0" w:space="0" w:color="auto"/>
              </w:divBdr>
            </w:div>
          </w:divsChild>
        </w:div>
        <w:div w:id="1538422112">
          <w:marLeft w:val="0"/>
          <w:marRight w:val="0"/>
          <w:marTop w:val="0"/>
          <w:marBottom w:val="0"/>
          <w:divBdr>
            <w:top w:val="none" w:sz="0" w:space="0" w:color="auto"/>
            <w:left w:val="none" w:sz="0" w:space="0" w:color="auto"/>
            <w:bottom w:val="none" w:sz="0" w:space="0" w:color="auto"/>
            <w:right w:val="none" w:sz="0" w:space="0" w:color="auto"/>
          </w:divBdr>
          <w:divsChild>
            <w:div w:id="300155132">
              <w:marLeft w:val="0"/>
              <w:marRight w:val="0"/>
              <w:marTop w:val="0"/>
              <w:marBottom w:val="0"/>
              <w:divBdr>
                <w:top w:val="none" w:sz="0" w:space="0" w:color="auto"/>
                <w:left w:val="none" w:sz="0" w:space="0" w:color="auto"/>
                <w:bottom w:val="none" w:sz="0" w:space="0" w:color="auto"/>
                <w:right w:val="none" w:sz="0" w:space="0" w:color="auto"/>
              </w:divBdr>
            </w:div>
          </w:divsChild>
        </w:div>
        <w:div w:id="1657755666">
          <w:marLeft w:val="0"/>
          <w:marRight w:val="0"/>
          <w:marTop w:val="0"/>
          <w:marBottom w:val="0"/>
          <w:divBdr>
            <w:top w:val="none" w:sz="0" w:space="0" w:color="auto"/>
            <w:left w:val="none" w:sz="0" w:space="0" w:color="auto"/>
            <w:bottom w:val="none" w:sz="0" w:space="0" w:color="auto"/>
            <w:right w:val="none" w:sz="0" w:space="0" w:color="auto"/>
          </w:divBdr>
          <w:divsChild>
            <w:div w:id="2380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77385">
      <w:bodyDiv w:val="1"/>
      <w:marLeft w:val="0"/>
      <w:marRight w:val="0"/>
      <w:marTop w:val="0"/>
      <w:marBottom w:val="0"/>
      <w:divBdr>
        <w:top w:val="none" w:sz="0" w:space="0" w:color="auto"/>
        <w:left w:val="none" w:sz="0" w:space="0" w:color="auto"/>
        <w:bottom w:val="none" w:sz="0" w:space="0" w:color="auto"/>
        <w:right w:val="none" w:sz="0" w:space="0" w:color="auto"/>
      </w:divBdr>
      <w:divsChild>
        <w:div w:id="1702511009">
          <w:marLeft w:val="0"/>
          <w:marRight w:val="0"/>
          <w:marTop w:val="0"/>
          <w:marBottom w:val="0"/>
          <w:divBdr>
            <w:top w:val="none" w:sz="0" w:space="0" w:color="auto"/>
            <w:left w:val="none" w:sz="0" w:space="0" w:color="auto"/>
            <w:bottom w:val="none" w:sz="0" w:space="0" w:color="auto"/>
            <w:right w:val="none" w:sz="0" w:space="0" w:color="auto"/>
          </w:divBdr>
          <w:divsChild>
            <w:div w:id="321547727">
              <w:marLeft w:val="0"/>
              <w:marRight w:val="0"/>
              <w:marTop w:val="0"/>
              <w:marBottom w:val="0"/>
              <w:divBdr>
                <w:top w:val="none" w:sz="0" w:space="0" w:color="auto"/>
                <w:left w:val="none" w:sz="0" w:space="0" w:color="auto"/>
                <w:bottom w:val="none" w:sz="0" w:space="0" w:color="auto"/>
                <w:right w:val="none" w:sz="0" w:space="0" w:color="auto"/>
              </w:divBdr>
            </w:div>
            <w:div w:id="1144784116">
              <w:marLeft w:val="0"/>
              <w:marRight w:val="0"/>
              <w:marTop w:val="0"/>
              <w:marBottom w:val="0"/>
              <w:divBdr>
                <w:top w:val="none" w:sz="0" w:space="0" w:color="auto"/>
                <w:left w:val="none" w:sz="0" w:space="0" w:color="auto"/>
                <w:bottom w:val="none" w:sz="0" w:space="0" w:color="auto"/>
                <w:right w:val="none" w:sz="0" w:space="0" w:color="auto"/>
              </w:divBdr>
            </w:div>
            <w:div w:id="107046568">
              <w:marLeft w:val="0"/>
              <w:marRight w:val="0"/>
              <w:marTop w:val="0"/>
              <w:marBottom w:val="0"/>
              <w:divBdr>
                <w:top w:val="none" w:sz="0" w:space="0" w:color="auto"/>
                <w:left w:val="none" w:sz="0" w:space="0" w:color="auto"/>
                <w:bottom w:val="none" w:sz="0" w:space="0" w:color="auto"/>
                <w:right w:val="none" w:sz="0" w:space="0" w:color="auto"/>
              </w:divBdr>
            </w:div>
            <w:div w:id="1457795923">
              <w:marLeft w:val="0"/>
              <w:marRight w:val="0"/>
              <w:marTop w:val="0"/>
              <w:marBottom w:val="0"/>
              <w:divBdr>
                <w:top w:val="none" w:sz="0" w:space="0" w:color="auto"/>
                <w:left w:val="none" w:sz="0" w:space="0" w:color="auto"/>
                <w:bottom w:val="none" w:sz="0" w:space="0" w:color="auto"/>
                <w:right w:val="none" w:sz="0" w:space="0" w:color="auto"/>
              </w:divBdr>
            </w:div>
            <w:div w:id="190997933">
              <w:marLeft w:val="0"/>
              <w:marRight w:val="0"/>
              <w:marTop w:val="0"/>
              <w:marBottom w:val="0"/>
              <w:divBdr>
                <w:top w:val="none" w:sz="0" w:space="0" w:color="auto"/>
                <w:left w:val="none" w:sz="0" w:space="0" w:color="auto"/>
                <w:bottom w:val="none" w:sz="0" w:space="0" w:color="auto"/>
                <w:right w:val="none" w:sz="0" w:space="0" w:color="auto"/>
              </w:divBdr>
            </w:div>
            <w:div w:id="1157189779">
              <w:marLeft w:val="0"/>
              <w:marRight w:val="0"/>
              <w:marTop w:val="0"/>
              <w:marBottom w:val="0"/>
              <w:divBdr>
                <w:top w:val="none" w:sz="0" w:space="0" w:color="auto"/>
                <w:left w:val="none" w:sz="0" w:space="0" w:color="auto"/>
                <w:bottom w:val="none" w:sz="0" w:space="0" w:color="auto"/>
                <w:right w:val="none" w:sz="0" w:space="0" w:color="auto"/>
              </w:divBdr>
            </w:div>
            <w:div w:id="1154564103">
              <w:marLeft w:val="0"/>
              <w:marRight w:val="0"/>
              <w:marTop w:val="0"/>
              <w:marBottom w:val="0"/>
              <w:divBdr>
                <w:top w:val="none" w:sz="0" w:space="0" w:color="auto"/>
                <w:left w:val="none" w:sz="0" w:space="0" w:color="auto"/>
                <w:bottom w:val="none" w:sz="0" w:space="0" w:color="auto"/>
                <w:right w:val="none" w:sz="0" w:space="0" w:color="auto"/>
              </w:divBdr>
            </w:div>
            <w:div w:id="1858230132">
              <w:marLeft w:val="0"/>
              <w:marRight w:val="0"/>
              <w:marTop w:val="0"/>
              <w:marBottom w:val="0"/>
              <w:divBdr>
                <w:top w:val="none" w:sz="0" w:space="0" w:color="auto"/>
                <w:left w:val="none" w:sz="0" w:space="0" w:color="auto"/>
                <w:bottom w:val="none" w:sz="0" w:space="0" w:color="auto"/>
                <w:right w:val="none" w:sz="0" w:space="0" w:color="auto"/>
              </w:divBdr>
            </w:div>
            <w:div w:id="680162934">
              <w:marLeft w:val="0"/>
              <w:marRight w:val="0"/>
              <w:marTop w:val="0"/>
              <w:marBottom w:val="0"/>
              <w:divBdr>
                <w:top w:val="none" w:sz="0" w:space="0" w:color="auto"/>
                <w:left w:val="none" w:sz="0" w:space="0" w:color="auto"/>
                <w:bottom w:val="none" w:sz="0" w:space="0" w:color="auto"/>
                <w:right w:val="none" w:sz="0" w:space="0" w:color="auto"/>
              </w:divBdr>
            </w:div>
            <w:div w:id="1245871756">
              <w:marLeft w:val="0"/>
              <w:marRight w:val="0"/>
              <w:marTop w:val="0"/>
              <w:marBottom w:val="0"/>
              <w:divBdr>
                <w:top w:val="none" w:sz="0" w:space="0" w:color="auto"/>
                <w:left w:val="none" w:sz="0" w:space="0" w:color="auto"/>
                <w:bottom w:val="none" w:sz="0" w:space="0" w:color="auto"/>
                <w:right w:val="none" w:sz="0" w:space="0" w:color="auto"/>
              </w:divBdr>
            </w:div>
            <w:div w:id="1580678862">
              <w:marLeft w:val="0"/>
              <w:marRight w:val="0"/>
              <w:marTop w:val="0"/>
              <w:marBottom w:val="0"/>
              <w:divBdr>
                <w:top w:val="none" w:sz="0" w:space="0" w:color="auto"/>
                <w:left w:val="none" w:sz="0" w:space="0" w:color="auto"/>
                <w:bottom w:val="none" w:sz="0" w:space="0" w:color="auto"/>
                <w:right w:val="none" w:sz="0" w:space="0" w:color="auto"/>
              </w:divBdr>
            </w:div>
            <w:div w:id="1844004818">
              <w:marLeft w:val="0"/>
              <w:marRight w:val="0"/>
              <w:marTop w:val="0"/>
              <w:marBottom w:val="0"/>
              <w:divBdr>
                <w:top w:val="none" w:sz="0" w:space="0" w:color="auto"/>
                <w:left w:val="none" w:sz="0" w:space="0" w:color="auto"/>
                <w:bottom w:val="none" w:sz="0" w:space="0" w:color="auto"/>
                <w:right w:val="none" w:sz="0" w:space="0" w:color="auto"/>
              </w:divBdr>
            </w:div>
            <w:div w:id="1369138474">
              <w:marLeft w:val="0"/>
              <w:marRight w:val="0"/>
              <w:marTop w:val="0"/>
              <w:marBottom w:val="0"/>
              <w:divBdr>
                <w:top w:val="none" w:sz="0" w:space="0" w:color="auto"/>
                <w:left w:val="none" w:sz="0" w:space="0" w:color="auto"/>
                <w:bottom w:val="none" w:sz="0" w:space="0" w:color="auto"/>
                <w:right w:val="none" w:sz="0" w:space="0" w:color="auto"/>
              </w:divBdr>
            </w:div>
            <w:div w:id="578753748">
              <w:marLeft w:val="0"/>
              <w:marRight w:val="0"/>
              <w:marTop w:val="0"/>
              <w:marBottom w:val="0"/>
              <w:divBdr>
                <w:top w:val="none" w:sz="0" w:space="0" w:color="auto"/>
                <w:left w:val="none" w:sz="0" w:space="0" w:color="auto"/>
                <w:bottom w:val="none" w:sz="0" w:space="0" w:color="auto"/>
                <w:right w:val="none" w:sz="0" w:space="0" w:color="auto"/>
              </w:divBdr>
            </w:div>
            <w:div w:id="314648063">
              <w:marLeft w:val="0"/>
              <w:marRight w:val="0"/>
              <w:marTop w:val="0"/>
              <w:marBottom w:val="0"/>
              <w:divBdr>
                <w:top w:val="none" w:sz="0" w:space="0" w:color="auto"/>
                <w:left w:val="none" w:sz="0" w:space="0" w:color="auto"/>
                <w:bottom w:val="none" w:sz="0" w:space="0" w:color="auto"/>
                <w:right w:val="none" w:sz="0" w:space="0" w:color="auto"/>
              </w:divBdr>
            </w:div>
            <w:div w:id="1303386811">
              <w:marLeft w:val="0"/>
              <w:marRight w:val="0"/>
              <w:marTop w:val="0"/>
              <w:marBottom w:val="0"/>
              <w:divBdr>
                <w:top w:val="none" w:sz="0" w:space="0" w:color="auto"/>
                <w:left w:val="none" w:sz="0" w:space="0" w:color="auto"/>
                <w:bottom w:val="none" w:sz="0" w:space="0" w:color="auto"/>
                <w:right w:val="none" w:sz="0" w:space="0" w:color="auto"/>
              </w:divBdr>
            </w:div>
            <w:div w:id="1962101895">
              <w:marLeft w:val="0"/>
              <w:marRight w:val="0"/>
              <w:marTop w:val="0"/>
              <w:marBottom w:val="0"/>
              <w:divBdr>
                <w:top w:val="none" w:sz="0" w:space="0" w:color="auto"/>
                <w:left w:val="none" w:sz="0" w:space="0" w:color="auto"/>
                <w:bottom w:val="none" w:sz="0" w:space="0" w:color="auto"/>
                <w:right w:val="none" w:sz="0" w:space="0" w:color="auto"/>
              </w:divBdr>
            </w:div>
            <w:div w:id="1725715153">
              <w:marLeft w:val="0"/>
              <w:marRight w:val="0"/>
              <w:marTop w:val="0"/>
              <w:marBottom w:val="0"/>
              <w:divBdr>
                <w:top w:val="none" w:sz="0" w:space="0" w:color="auto"/>
                <w:left w:val="none" w:sz="0" w:space="0" w:color="auto"/>
                <w:bottom w:val="none" w:sz="0" w:space="0" w:color="auto"/>
                <w:right w:val="none" w:sz="0" w:space="0" w:color="auto"/>
              </w:divBdr>
            </w:div>
            <w:div w:id="1297444587">
              <w:marLeft w:val="0"/>
              <w:marRight w:val="0"/>
              <w:marTop w:val="0"/>
              <w:marBottom w:val="0"/>
              <w:divBdr>
                <w:top w:val="none" w:sz="0" w:space="0" w:color="auto"/>
                <w:left w:val="none" w:sz="0" w:space="0" w:color="auto"/>
                <w:bottom w:val="none" w:sz="0" w:space="0" w:color="auto"/>
                <w:right w:val="none" w:sz="0" w:space="0" w:color="auto"/>
              </w:divBdr>
            </w:div>
            <w:div w:id="1467548160">
              <w:marLeft w:val="0"/>
              <w:marRight w:val="0"/>
              <w:marTop w:val="0"/>
              <w:marBottom w:val="0"/>
              <w:divBdr>
                <w:top w:val="none" w:sz="0" w:space="0" w:color="auto"/>
                <w:left w:val="none" w:sz="0" w:space="0" w:color="auto"/>
                <w:bottom w:val="none" w:sz="0" w:space="0" w:color="auto"/>
                <w:right w:val="none" w:sz="0" w:space="0" w:color="auto"/>
              </w:divBdr>
            </w:div>
            <w:div w:id="921062946">
              <w:marLeft w:val="0"/>
              <w:marRight w:val="0"/>
              <w:marTop w:val="0"/>
              <w:marBottom w:val="0"/>
              <w:divBdr>
                <w:top w:val="none" w:sz="0" w:space="0" w:color="auto"/>
                <w:left w:val="none" w:sz="0" w:space="0" w:color="auto"/>
                <w:bottom w:val="none" w:sz="0" w:space="0" w:color="auto"/>
                <w:right w:val="none" w:sz="0" w:space="0" w:color="auto"/>
              </w:divBdr>
            </w:div>
            <w:div w:id="233203335">
              <w:marLeft w:val="0"/>
              <w:marRight w:val="0"/>
              <w:marTop w:val="0"/>
              <w:marBottom w:val="0"/>
              <w:divBdr>
                <w:top w:val="none" w:sz="0" w:space="0" w:color="auto"/>
                <w:left w:val="none" w:sz="0" w:space="0" w:color="auto"/>
                <w:bottom w:val="none" w:sz="0" w:space="0" w:color="auto"/>
                <w:right w:val="none" w:sz="0" w:space="0" w:color="auto"/>
              </w:divBdr>
            </w:div>
            <w:div w:id="1699231682">
              <w:marLeft w:val="0"/>
              <w:marRight w:val="0"/>
              <w:marTop w:val="0"/>
              <w:marBottom w:val="0"/>
              <w:divBdr>
                <w:top w:val="none" w:sz="0" w:space="0" w:color="auto"/>
                <w:left w:val="none" w:sz="0" w:space="0" w:color="auto"/>
                <w:bottom w:val="none" w:sz="0" w:space="0" w:color="auto"/>
                <w:right w:val="none" w:sz="0" w:space="0" w:color="auto"/>
              </w:divBdr>
            </w:div>
            <w:div w:id="937833193">
              <w:marLeft w:val="0"/>
              <w:marRight w:val="0"/>
              <w:marTop w:val="0"/>
              <w:marBottom w:val="0"/>
              <w:divBdr>
                <w:top w:val="none" w:sz="0" w:space="0" w:color="auto"/>
                <w:left w:val="none" w:sz="0" w:space="0" w:color="auto"/>
                <w:bottom w:val="none" w:sz="0" w:space="0" w:color="auto"/>
                <w:right w:val="none" w:sz="0" w:space="0" w:color="auto"/>
              </w:divBdr>
            </w:div>
            <w:div w:id="731273148">
              <w:marLeft w:val="0"/>
              <w:marRight w:val="0"/>
              <w:marTop w:val="0"/>
              <w:marBottom w:val="0"/>
              <w:divBdr>
                <w:top w:val="none" w:sz="0" w:space="0" w:color="auto"/>
                <w:left w:val="none" w:sz="0" w:space="0" w:color="auto"/>
                <w:bottom w:val="none" w:sz="0" w:space="0" w:color="auto"/>
                <w:right w:val="none" w:sz="0" w:space="0" w:color="auto"/>
              </w:divBdr>
            </w:div>
            <w:div w:id="1827941259">
              <w:marLeft w:val="0"/>
              <w:marRight w:val="0"/>
              <w:marTop w:val="0"/>
              <w:marBottom w:val="0"/>
              <w:divBdr>
                <w:top w:val="none" w:sz="0" w:space="0" w:color="auto"/>
                <w:left w:val="none" w:sz="0" w:space="0" w:color="auto"/>
                <w:bottom w:val="none" w:sz="0" w:space="0" w:color="auto"/>
                <w:right w:val="none" w:sz="0" w:space="0" w:color="auto"/>
              </w:divBdr>
            </w:div>
            <w:div w:id="72165570">
              <w:marLeft w:val="0"/>
              <w:marRight w:val="0"/>
              <w:marTop w:val="0"/>
              <w:marBottom w:val="0"/>
              <w:divBdr>
                <w:top w:val="none" w:sz="0" w:space="0" w:color="auto"/>
                <w:left w:val="none" w:sz="0" w:space="0" w:color="auto"/>
                <w:bottom w:val="none" w:sz="0" w:space="0" w:color="auto"/>
                <w:right w:val="none" w:sz="0" w:space="0" w:color="auto"/>
              </w:divBdr>
            </w:div>
            <w:div w:id="1020737065">
              <w:marLeft w:val="0"/>
              <w:marRight w:val="0"/>
              <w:marTop w:val="0"/>
              <w:marBottom w:val="0"/>
              <w:divBdr>
                <w:top w:val="none" w:sz="0" w:space="0" w:color="auto"/>
                <w:left w:val="none" w:sz="0" w:space="0" w:color="auto"/>
                <w:bottom w:val="none" w:sz="0" w:space="0" w:color="auto"/>
                <w:right w:val="none" w:sz="0" w:space="0" w:color="auto"/>
              </w:divBdr>
            </w:div>
            <w:div w:id="1746413487">
              <w:marLeft w:val="0"/>
              <w:marRight w:val="0"/>
              <w:marTop w:val="0"/>
              <w:marBottom w:val="0"/>
              <w:divBdr>
                <w:top w:val="none" w:sz="0" w:space="0" w:color="auto"/>
                <w:left w:val="none" w:sz="0" w:space="0" w:color="auto"/>
                <w:bottom w:val="none" w:sz="0" w:space="0" w:color="auto"/>
                <w:right w:val="none" w:sz="0" w:space="0" w:color="auto"/>
              </w:divBdr>
            </w:div>
            <w:div w:id="2141990551">
              <w:marLeft w:val="0"/>
              <w:marRight w:val="0"/>
              <w:marTop w:val="0"/>
              <w:marBottom w:val="0"/>
              <w:divBdr>
                <w:top w:val="none" w:sz="0" w:space="0" w:color="auto"/>
                <w:left w:val="none" w:sz="0" w:space="0" w:color="auto"/>
                <w:bottom w:val="none" w:sz="0" w:space="0" w:color="auto"/>
                <w:right w:val="none" w:sz="0" w:space="0" w:color="auto"/>
              </w:divBdr>
            </w:div>
            <w:div w:id="2077579995">
              <w:marLeft w:val="0"/>
              <w:marRight w:val="0"/>
              <w:marTop w:val="0"/>
              <w:marBottom w:val="0"/>
              <w:divBdr>
                <w:top w:val="none" w:sz="0" w:space="0" w:color="auto"/>
                <w:left w:val="none" w:sz="0" w:space="0" w:color="auto"/>
                <w:bottom w:val="none" w:sz="0" w:space="0" w:color="auto"/>
                <w:right w:val="none" w:sz="0" w:space="0" w:color="auto"/>
              </w:divBdr>
            </w:div>
            <w:div w:id="626089100">
              <w:marLeft w:val="0"/>
              <w:marRight w:val="0"/>
              <w:marTop w:val="0"/>
              <w:marBottom w:val="0"/>
              <w:divBdr>
                <w:top w:val="none" w:sz="0" w:space="0" w:color="auto"/>
                <w:left w:val="none" w:sz="0" w:space="0" w:color="auto"/>
                <w:bottom w:val="none" w:sz="0" w:space="0" w:color="auto"/>
                <w:right w:val="none" w:sz="0" w:space="0" w:color="auto"/>
              </w:divBdr>
            </w:div>
            <w:div w:id="2051495368">
              <w:marLeft w:val="0"/>
              <w:marRight w:val="0"/>
              <w:marTop w:val="0"/>
              <w:marBottom w:val="0"/>
              <w:divBdr>
                <w:top w:val="none" w:sz="0" w:space="0" w:color="auto"/>
                <w:left w:val="none" w:sz="0" w:space="0" w:color="auto"/>
                <w:bottom w:val="none" w:sz="0" w:space="0" w:color="auto"/>
                <w:right w:val="none" w:sz="0" w:space="0" w:color="auto"/>
              </w:divBdr>
            </w:div>
            <w:div w:id="200629652">
              <w:marLeft w:val="0"/>
              <w:marRight w:val="0"/>
              <w:marTop w:val="0"/>
              <w:marBottom w:val="0"/>
              <w:divBdr>
                <w:top w:val="none" w:sz="0" w:space="0" w:color="auto"/>
                <w:left w:val="none" w:sz="0" w:space="0" w:color="auto"/>
                <w:bottom w:val="none" w:sz="0" w:space="0" w:color="auto"/>
                <w:right w:val="none" w:sz="0" w:space="0" w:color="auto"/>
              </w:divBdr>
            </w:div>
            <w:div w:id="411703783">
              <w:marLeft w:val="0"/>
              <w:marRight w:val="0"/>
              <w:marTop w:val="0"/>
              <w:marBottom w:val="0"/>
              <w:divBdr>
                <w:top w:val="none" w:sz="0" w:space="0" w:color="auto"/>
                <w:left w:val="none" w:sz="0" w:space="0" w:color="auto"/>
                <w:bottom w:val="none" w:sz="0" w:space="0" w:color="auto"/>
                <w:right w:val="none" w:sz="0" w:space="0" w:color="auto"/>
              </w:divBdr>
            </w:div>
            <w:div w:id="1348482427">
              <w:marLeft w:val="0"/>
              <w:marRight w:val="0"/>
              <w:marTop w:val="0"/>
              <w:marBottom w:val="0"/>
              <w:divBdr>
                <w:top w:val="none" w:sz="0" w:space="0" w:color="auto"/>
                <w:left w:val="none" w:sz="0" w:space="0" w:color="auto"/>
                <w:bottom w:val="none" w:sz="0" w:space="0" w:color="auto"/>
                <w:right w:val="none" w:sz="0" w:space="0" w:color="auto"/>
              </w:divBdr>
            </w:div>
            <w:div w:id="1492017363">
              <w:marLeft w:val="0"/>
              <w:marRight w:val="0"/>
              <w:marTop w:val="0"/>
              <w:marBottom w:val="0"/>
              <w:divBdr>
                <w:top w:val="none" w:sz="0" w:space="0" w:color="auto"/>
                <w:left w:val="none" w:sz="0" w:space="0" w:color="auto"/>
                <w:bottom w:val="none" w:sz="0" w:space="0" w:color="auto"/>
                <w:right w:val="none" w:sz="0" w:space="0" w:color="auto"/>
              </w:divBdr>
            </w:div>
            <w:div w:id="596711450">
              <w:marLeft w:val="0"/>
              <w:marRight w:val="0"/>
              <w:marTop w:val="0"/>
              <w:marBottom w:val="0"/>
              <w:divBdr>
                <w:top w:val="none" w:sz="0" w:space="0" w:color="auto"/>
                <w:left w:val="none" w:sz="0" w:space="0" w:color="auto"/>
                <w:bottom w:val="none" w:sz="0" w:space="0" w:color="auto"/>
                <w:right w:val="none" w:sz="0" w:space="0" w:color="auto"/>
              </w:divBdr>
            </w:div>
            <w:div w:id="441342482">
              <w:marLeft w:val="0"/>
              <w:marRight w:val="0"/>
              <w:marTop w:val="0"/>
              <w:marBottom w:val="0"/>
              <w:divBdr>
                <w:top w:val="none" w:sz="0" w:space="0" w:color="auto"/>
                <w:left w:val="none" w:sz="0" w:space="0" w:color="auto"/>
                <w:bottom w:val="none" w:sz="0" w:space="0" w:color="auto"/>
                <w:right w:val="none" w:sz="0" w:space="0" w:color="auto"/>
              </w:divBdr>
            </w:div>
            <w:div w:id="340738587">
              <w:marLeft w:val="0"/>
              <w:marRight w:val="0"/>
              <w:marTop w:val="0"/>
              <w:marBottom w:val="0"/>
              <w:divBdr>
                <w:top w:val="none" w:sz="0" w:space="0" w:color="auto"/>
                <w:left w:val="none" w:sz="0" w:space="0" w:color="auto"/>
                <w:bottom w:val="none" w:sz="0" w:space="0" w:color="auto"/>
                <w:right w:val="none" w:sz="0" w:space="0" w:color="auto"/>
              </w:divBdr>
            </w:div>
            <w:div w:id="633558509">
              <w:marLeft w:val="0"/>
              <w:marRight w:val="0"/>
              <w:marTop w:val="0"/>
              <w:marBottom w:val="0"/>
              <w:divBdr>
                <w:top w:val="none" w:sz="0" w:space="0" w:color="auto"/>
                <w:left w:val="none" w:sz="0" w:space="0" w:color="auto"/>
                <w:bottom w:val="none" w:sz="0" w:space="0" w:color="auto"/>
                <w:right w:val="none" w:sz="0" w:space="0" w:color="auto"/>
              </w:divBdr>
            </w:div>
            <w:div w:id="145586936">
              <w:marLeft w:val="0"/>
              <w:marRight w:val="0"/>
              <w:marTop w:val="0"/>
              <w:marBottom w:val="0"/>
              <w:divBdr>
                <w:top w:val="none" w:sz="0" w:space="0" w:color="auto"/>
                <w:left w:val="none" w:sz="0" w:space="0" w:color="auto"/>
                <w:bottom w:val="none" w:sz="0" w:space="0" w:color="auto"/>
                <w:right w:val="none" w:sz="0" w:space="0" w:color="auto"/>
              </w:divBdr>
            </w:div>
            <w:div w:id="720984233">
              <w:marLeft w:val="0"/>
              <w:marRight w:val="0"/>
              <w:marTop w:val="0"/>
              <w:marBottom w:val="0"/>
              <w:divBdr>
                <w:top w:val="none" w:sz="0" w:space="0" w:color="auto"/>
                <w:left w:val="none" w:sz="0" w:space="0" w:color="auto"/>
                <w:bottom w:val="none" w:sz="0" w:space="0" w:color="auto"/>
                <w:right w:val="none" w:sz="0" w:space="0" w:color="auto"/>
              </w:divBdr>
            </w:div>
            <w:div w:id="2052992811">
              <w:marLeft w:val="0"/>
              <w:marRight w:val="0"/>
              <w:marTop w:val="0"/>
              <w:marBottom w:val="0"/>
              <w:divBdr>
                <w:top w:val="none" w:sz="0" w:space="0" w:color="auto"/>
                <w:left w:val="none" w:sz="0" w:space="0" w:color="auto"/>
                <w:bottom w:val="none" w:sz="0" w:space="0" w:color="auto"/>
                <w:right w:val="none" w:sz="0" w:space="0" w:color="auto"/>
              </w:divBdr>
            </w:div>
            <w:div w:id="649481133">
              <w:marLeft w:val="0"/>
              <w:marRight w:val="0"/>
              <w:marTop w:val="0"/>
              <w:marBottom w:val="0"/>
              <w:divBdr>
                <w:top w:val="none" w:sz="0" w:space="0" w:color="auto"/>
                <w:left w:val="none" w:sz="0" w:space="0" w:color="auto"/>
                <w:bottom w:val="none" w:sz="0" w:space="0" w:color="auto"/>
                <w:right w:val="none" w:sz="0" w:space="0" w:color="auto"/>
              </w:divBdr>
            </w:div>
            <w:div w:id="1084376722">
              <w:marLeft w:val="0"/>
              <w:marRight w:val="0"/>
              <w:marTop w:val="0"/>
              <w:marBottom w:val="0"/>
              <w:divBdr>
                <w:top w:val="none" w:sz="0" w:space="0" w:color="auto"/>
                <w:left w:val="none" w:sz="0" w:space="0" w:color="auto"/>
                <w:bottom w:val="none" w:sz="0" w:space="0" w:color="auto"/>
                <w:right w:val="none" w:sz="0" w:space="0" w:color="auto"/>
              </w:divBdr>
            </w:div>
            <w:div w:id="1753887567">
              <w:marLeft w:val="0"/>
              <w:marRight w:val="0"/>
              <w:marTop w:val="0"/>
              <w:marBottom w:val="0"/>
              <w:divBdr>
                <w:top w:val="none" w:sz="0" w:space="0" w:color="auto"/>
                <w:left w:val="none" w:sz="0" w:space="0" w:color="auto"/>
                <w:bottom w:val="none" w:sz="0" w:space="0" w:color="auto"/>
                <w:right w:val="none" w:sz="0" w:space="0" w:color="auto"/>
              </w:divBdr>
            </w:div>
            <w:div w:id="1734767729">
              <w:marLeft w:val="0"/>
              <w:marRight w:val="0"/>
              <w:marTop w:val="0"/>
              <w:marBottom w:val="0"/>
              <w:divBdr>
                <w:top w:val="none" w:sz="0" w:space="0" w:color="auto"/>
                <w:left w:val="none" w:sz="0" w:space="0" w:color="auto"/>
                <w:bottom w:val="none" w:sz="0" w:space="0" w:color="auto"/>
                <w:right w:val="none" w:sz="0" w:space="0" w:color="auto"/>
              </w:divBdr>
            </w:div>
            <w:div w:id="1291009922">
              <w:marLeft w:val="0"/>
              <w:marRight w:val="0"/>
              <w:marTop w:val="0"/>
              <w:marBottom w:val="0"/>
              <w:divBdr>
                <w:top w:val="none" w:sz="0" w:space="0" w:color="auto"/>
                <w:left w:val="none" w:sz="0" w:space="0" w:color="auto"/>
                <w:bottom w:val="none" w:sz="0" w:space="0" w:color="auto"/>
                <w:right w:val="none" w:sz="0" w:space="0" w:color="auto"/>
              </w:divBdr>
            </w:div>
            <w:div w:id="1919049759">
              <w:marLeft w:val="0"/>
              <w:marRight w:val="0"/>
              <w:marTop w:val="0"/>
              <w:marBottom w:val="0"/>
              <w:divBdr>
                <w:top w:val="none" w:sz="0" w:space="0" w:color="auto"/>
                <w:left w:val="none" w:sz="0" w:space="0" w:color="auto"/>
                <w:bottom w:val="none" w:sz="0" w:space="0" w:color="auto"/>
                <w:right w:val="none" w:sz="0" w:space="0" w:color="auto"/>
              </w:divBdr>
            </w:div>
            <w:div w:id="486675139">
              <w:marLeft w:val="0"/>
              <w:marRight w:val="0"/>
              <w:marTop w:val="0"/>
              <w:marBottom w:val="0"/>
              <w:divBdr>
                <w:top w:val="none" w:sz="0" w:space="0" w:color="auto"/>
                <w:left w:val="none" w:sz="0" w:space="0" w:color="auto"/>
                <w:bottom w:val="none" w:sz="0" w:space="0" w:color="auto"/>
                <w:right w:val="none" w:sz="0" w:space="0" w:color="auto"/>
              </w:divBdr>
            </w:div>
            <w:div w:id="1431002708">
              <w:marLeft w:val="0"/>
              <w:marRight w:val="0"/>
              <w:marTop w:val="0"/>
              <w:marBottom w:val="0"/>
              <w:divBdr>
                <w:top w:val="none" w:sz="0" w:space="0" w:color="auto"/>
                <w:left w:val="none" w:sz="0" w:space="0" w:color="auto"/>
                <w:bottom w:val="none" w:sz="0" w:space="0" w:color="auto"/>
                <w:right w:val="none" w:sz="0" w:space="0" w:color="auto"/>
              </w:divBdr>
            </w:div>
            <w:div w:id="1541472950">
              <w:marLeft w:val="0"/>
              <w:marRight w:val="0"/>
              <w:marTop w:val="0"/>
              <w:marBottom w:val="0"/>
              <w:divBdr>
                <w:top w:val="none" w:sz="0" w:space="0" w:color="auto"/>
                <w:left w:val="none" w:sz="0" w:space="0" w:color="auto"/>
                <w:bottom w:val="none" w:sz="0" w:space="0" w:color="auto"/>
                <w:right w:val="none" w:sz="0" w:space="0" w:color="auto"/>
              </w:divBdr>
            </w:div>
            <w:div w:id="219555599">
              <w:marLeft w:val="0"/>
              <w:marRight w:val="0"/>
              <w:marTop w:val="0"/>
              <w:marBottom w:val="0"/>
              <w:divBdr>
                <w:top w:val="none" w:sz="0" w:space="0" w:color="auto"/>
                <w:left w:val="none" w:sz="0" w:space="0" w:color="auto"/>
                <w:bottom w:val="none" w:sz="0" w:space="0" w:color="auto"/>
                <w:right w:val="none" w:sz="0" w:space="0" w:color="auto"/>
              </w:divBdr>
            </w:div>
            <w:div w:id="259800964">
              <w:marLeft w:val="0"/>
              <w:marRight w:val="0"/>
              <w:marTop w:val="0"/>
              <w:marBottom w:val="0"/>
              <w:divBdr>
                <w:top w:val="none" w:sz="0" w:space="0" w:color="auto"/>
                <w:left w:val="none" w:sz="0" w:space="0" w:color="auto"/>
                <w:bottom w:val="none" w:sz="0" w:space="0" w:color="auto"/>
                <w:right w:val="none" w:sz="0" w:space="0" w:color="auto"/>
              </w:divBdr>
            </w:div>
            <w:div w:id="1467819796">
              <w:marLeft w:val="0"/>
              <w:marRight w:val="0"/>
              <w:marTop w:val="0"/>
              <w:marBottom w:val="0"/>
              <w:divBdr>
                <w:top w:val="none" w:sz="0" w:space="0" w:color="auto"/>
                <w:left w:val="none" w:sz="0" w:space="0" w:color="auto"/>
                <w:bottom w:val="none" w:sz="0" w:space="0" w:color="auto"/>
                <w:right w:val="none" w:sz="0" w:space="0" w:color="auto"/>
              </w:divBdr>
            </w:div>
            <w:div w:id="975140837">
              <w:marLeft w:val="0"/>
              <w:marRight w:val="0"/>
              <w:marTop w:val="0"/>
              <w:marBottom w:val="0"/>
              <w:divBdr>
                <w:top w:val="none" w:sz="0" w:space="0" w:color="auto"/>
                <w:left w:val="none" w:sz="0" w:space="0" w:color="auto"/>
                <w:bottom w:val="none" w:sz="0" w:space="0" w:color="auto"/>
                <w:right w:val="none" w:sz="0" w:space="0" w:color="auto"/>
              </w:divBdr>
            </w:div>
            <w:div w:id="1060253786">
              <w:marLeft w:val="0"/>
              <w:marRight w:val="0"/>
              <w:marTop w:val="0"/>
              <w:marBottom w:val="0"/>
              <w:divBdr>
                <w:top w:val="none" w:sz="0" w:space="0" w:color="auto"/>
                <w:left w:val="none" w:sz="0" w:space="0" w:color="auto"/>
                <w:bottom w:val="none" w:sz="0" w:space="0" w:color="auto"/>
                <w:right w:val="none" w:sz="0" w:space="0" w:color="auto"/>
              </w:divBdr>
            </w:div>
            <w:div w:id="267781051">
              <w:marLeft w:val="0"/>
              <w:marRight w:val="0"/>
              <w:marTop w:val="0"/>
              <w:marBottom w:val="0"/>
              <w:divBdr>
                <w:top w:val="none" w:sz="0" w:space="0" w:color="auto"/>
                <w:left w:val="none" w:sz="0" w:space="0" w:color="auto"/>
                <w:bottom w:val="none" w:sz="0" w:space="0" w:color="auto"/>
                <w:right w:val="none" w:sz="0" w:space="0" w:color="auto"/>
              </w:divBdr>
            </w:div>
            <w:div w:id="698507356">
              <w:marLeft w:val="0"/>
              <w:marRight w:val="0"/>
              <w:marTop w:val="0"/>
              <w:marBottom w:val="0"/>
              <w:divBdr>
                <w:top w:val="none" w:sz="0" w:space="0" w:color="auto"/>
                <w:left w:val="none" w:sz="0" w:space="0" w:color="auto"/>
                <w:bottom w:val="none" w:sz="0" w:space="0" w:color="auto"/>
                <w:right w:val="none" w:sz="0" w:space="0" w:color="auto"/>
              </w:divBdr>
            </w:div>
            <w:div w:id="1405687125">
              <w:marLeft w:val="0"/>
              <w:marRight w:val="0"/>
              <w:marTop w:val="0"/>
              <w:marBottom w:val="0"/>
              <w:divBdr>
                <w:top w:val="none" w:sz="0" w:space="0" w:color="auto"/>
                <w:left w:val="none" w:sz="0" w:space="0" w:color="auto"/>
                <w:bottom w:val="none" w:sz="0" w:space="0" w:color="auto"/>
                <w:right w:val="none" w:sz="0" w:space="0" w:color="auto"/>
              </w:divBdr>
            </w:div>
            <w:div w:id="1858231363">
              <w:marLeft w:val="0"/>
              <w:marRight w:val="0"/>
              <w:marTop w:val="0"/>
              <w:marBottom w:val="0"/>
              <w:divBdr>
                <w:top w:val="none" w:sz="0" w:space="0" w:color="auto"/>
                <w:left w:val="none" w:sz="0" w:space="0" w:color="auto"/>
                <w:bottom w:val="none" w:sz="0" w:space="0" w:color="auto"/>
                <w:right w:val="none" w:sz="0" w:space="0" w:color="auto"/>
              </w:divBdr>
            </w:div>
            <w:div w:id="727463636">
              <w:marLeft w:val="0"/>
              <w:marRight w:val="0"/>
              <w:marTop w:val="0"/>
              <w:marBottom w:val="0"/>
              <w:divBdr>
                <w:top w:val="none" w:sz="0" w:space="0" w:color="auto"/>
                <w:left w:val="none" w:sz="0" w:space="0" w:color="auto"/>
                <w:bottom w:val="none" w:sz="0" w:space="0" w:color="auto"/>
                <w:right w:val="none" w:sz="0" w:space="0" w:color="auto"/>
              </w:divBdr>
            </w:div>
            <w:div w:id="1880429920">
              <w:marLeft w:val="0"/>
              <w:marRight w:val="0"/>
              <w:marTop w:val="0"/>
              <w:marBottom w:val="0"/>
              <w:divBdr>
                <w:top w:val="none" w:sz="0" w:space="0" w:color="auto"/>
                <w:left w:val="none" w:sz="0" w:space="0" w:color="auto"/>
                <w:bottom w:val="none" w:sz="0" w:space="0" w:color="auto"/>
                <w:right w:val="none" w:sz="0" w:space="0" w:color="auto"/>
              </w:divBdr>
            </w:div>
            <w:div w:id="213275276">
              <w:marLeft w:val="0"/>
              <w:marRight w:val="0"/>
              <w:marTop w:val="0"/>
              <w:marBottom w:val="0"/>
              <w:divBdr>
                <w:top w:val="none" w:sz="0" w:space="0" w:color="auto"/>
                <w:left w:val="none" w:sz="0" w:space="0" w:color="auto"/>
                <w:bottom w:val="none" w:sz="0" w:space="0" w:color="auto"/>
                <w:right w:val="none" w:sz="0" w:space="0" w:color="auto"/>
              </w:divBdr>
            </w:div>
            <w:div w:id="1748771745">
              <w:marLeft w:val="0"/>
              <w:marRight w:val="0"/>
              <w:marTop w:val="0"/>
              <w:marBottom w:val="0"/>
              <w:divBdr>
                <w:top w:val="none" w:sz="0" w:space="0" w:color="auto"/>
                <w:left w:val="none" w:sz="0" w:space="0" w:color="auto"/>
                <w:bottom w:val="none" w:sz="0" w:space="0" w:color="auto"/>
                <w:right w:val="none" w:sz="0" w:space="0" w:color="auto"/>
              </w:divBdr>
            </w:div>
            <w:div w:id="1607736119">
              <w:marLeft w:val="0"/>
              <w:marRight w:val="0"/>
              <w:marTop w:val="0"/>
              <w:marBottom w:val="0"/>
              <w:divBdr>
                <w:top w:val="none" w:sz="0" w:space="0" w:color="auto"/>
                <w:left w:val="none" w:sz="0" w:space="0" w:color="auto"/>
                <w:bottom w:val="none" w:sz="0" w:space="0" w:color="auto"/>
                <w:right w:val="none" w:sz="0" w:space="0" w:color="auto"/>
              </w:divBdr>
            </w:div>
            <w:div w:id="357630750">
              <w:marLeft w:val="0"/>
              <w:marRight w:val="0"/>
              <w:marTop w:val="0"/>
              <w:marBottom w:val="0"/>
              <w:divBdr>
                <w:top w:val="none" w:sz="0" w:space="0" w:color="auto"/>
                <w:left w:val="none" w:sz="0" w:space="0" w:color="auto"/>
                <w:bottom w:val="none" w:sz="0" w:space="0" w:color="auto"/>
                <w:right w:val="none" w:sz="0" w:space="0" w:color="auto"/>
              </w:divBdr>
            </w:div>
            <w:div w:id="743603681">
              <w:marLeft w:val="0"/>
              <w:marRight w:val="0"/>
              <w:marTop w:val="0"/>
              <w:marBottom w:val="0"/>
              <w:divBdr>
                <w:top w:val="none" w:sz="0" w:space="0" w:color="auto"/>
                <w:left w:val="none" w:sz="0" w:space="0" w:color="auto"/>
                <w:bottom w:val="none" w:sz="0" w:space="0" w:color="auto"/>
                <w:right w:val="none" w:sz="0" w:space="0" w:color="auto"/>
              </w:divBdr>
              <w:divsChild>
                <w:div w:id="1610046478">
                  <w:blockQuote w:val="1"/>
                  <w:marLeft w:val="720"/>
                  <w:marRight w:val="720"/>
                  <w:marTop w:val="100"/>
                  <w:marBottom w:val="100"/>
                  <w:divBdr>
                    <w:top w:val="none" w:sz="0" w:space="0" w:color="auto"/>
                    <w:left w:val="none" w:sz="0" w:space="0" w:color="auto"/>
                    <w:bottom w:val="none" w:sz="0" w:space="0" w:color="auto"/>
                    <w:right w:val="none" w:sz="0" w:space="0" w:color="auto"/>
                  </w:divBdr>
                </w:div>
                <w:div w:id="533007885">
                  <w:blockQuote w:val="1"/>
                  <w:marLeft w:val="720"/>
                  <w:marRight w:val="720"/>
                  <w:marTop w:val="100"/>
                  <w:marBottom w:val="100"/>
                  <w:divBdr>
                    <w:top w:val="none" w:sz="0" w:space="0" w:color="auto"/>
                    <w:left w:val="none" w:sz="0" w:space="0" w:color="auto"/>
                    <w:bottom w:val="none" w:sz="0" w:space="0" w:color="auto"/>
                    <w:right w:val="none" w:sz="0" w:space="0" w:color="auto"/>
                  </w:divBdr>
                </w:div>
                <w:div w:id="566263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383672716">
                  <w:blockQuote w:val="1"/>
                  <w:marLeft w:val="720"/>
                  <w:marRight w:val="720"/>
                  <w:marTop w:val="100"/>
                  <w:marBottom w:val="100"/>
                  <w:divBdr>
                    <w:top w:val="none" w:sz="0" w:space="0" w:color="auto"/>
                    <w:left w:val="none" w:sz="0" w:space="0" w:color="auto"/>
                    <w:bottom w:val="none" w:sz="0" w:space="0" w:color="auto"/>
                    <w:right w:val="none" w:sz="0" w:space="0" w:color="auto"/>
                  </w:divBdr>
                </w:div>
                <w:div w:id="8761599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58862553">
                  <w:blockQuote w:val="1"/>
                  <w:marLeft w:val="720"/>
                  <w:marRight w:val="720"/>
                  <w:marTop w:val="100"/>
                  <w:marBottom w:val="100"/>
                  <w:divBdr>
                    <w:top w:val="none" w:sz="0" w:space="0" w:color="auto"/>
                    <w:left w:val="none" w:sz="0" w:space="0" w:color="auto"/>
                    <w:bottom w:val="none" w:sz="0" w:space="0" w:color="auto"/>
                    <w:right w:val="none" w:sz="0" w:space="0" w:color="auto"/>
                  </w:divBdr>
                </w:div>
                <w:div w:id="8651728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5845789">
                  <w:blockQuote w:val="1"/>
                  <w:marLeft w:val="720"/>
                  <w:marRight w:val="720"/>
                  <w:marTop w:val="100"/>
                  <w:marBottom w:val="100"/>
                  <w:divBdr>
                    <w:top w:val="none" w:sz="0" w:space="0" w:color="auto"/>
                    <w:left w:val="none" w:sz="0" w:space="0" w:color="auto"/>
                    <w:bottom w:val="none" w:sz="0" w:space="0" w:color="auto"/>
                    <w:right w:val="none" w:sz="0" w:space="0" w:color="auto"/>
                  </w:divBdr>
                </w:div>
                <w:div w:id="1624581376">
                  <w:blockQuote w:val="1"/>
                  <w:marLeft w:val="720"/>
                  <w:marRight w:val="720"/>
                  <w:marTop w:val="100"/>
                  <w:marBottom w:val="100"/>
                  <w:divBdr>
                    <w:top w:val="none" w:sz="0" w:space="0" w:color="auto"/>
                    <w:left w:val="none" w:sz="0" w:space="0" w:color="auto"/>
                    <w:bottom w:val="none" w:sz="0" w:space="0" w:color="auto"/>
                    <w:right w:val="none" w:sz="0" w:space="0" w:color="auto"/>
                  </w:divBdr>
                </w:div>
                <w:div w:id="2079160362">
                  <w:blockQuote w:val="1"/>
                  <w:marLeft w:val="720"/>
                  <w:marRight w:val="720"/>
                  <w:marTop w:val="100"/>
                  <w:marBottom w:val="100"/>
                  <w:divBdr>
                    <w:top w:val="none" w:sz="0" w:space="0" w:color="auto"/>
                    <w:left w:val="none" w:sz="0" w:space="0" w:color="auto"/>
                    <w:bottom w:val="none" w:sz="0" w:space="0" w:color="auto"/>
                    <w:right w:val="none" w:sz="0" w:space="0" w:color="auto"/>
                  </w:divBdr>
                </w:div>
                <w:div w:id="2123065164">
                  <w:blockQuote w:val="1"/>
                  <w:marLeft w:val="720"/>
                  <w:marRight w:val="720"/>
                  <w:marTop w:val="100"/>
                  <w:marBottom w:val="100"/>
                  <w:divBdr>
                    <w:top w:val="none" w:sz="0" w:space="0" w:color="auto"/>
                    <w:left w:val="none" w:sz="0" w:space="0" w:color="auto"/>
                    <w:bottom w:val="none" w:sz="0" w:space="0" w:color="auto"/>
                    <w:right w:val="none" w:sz="0" w:space="0" w:color="auto"/>
                  </w:divBdr>
                </w:div>
                <w:div w:id="1653677073">
                  <w:blockQuote w:val="1"/>
                  <w:marLeft w:val="720"/>
                  <w:marRight w:val="720"/>
                  <w:marTop w:val="100"/>
                  <w:marBottom w:val="100"/>
                  <w:divBdr>
                    <w:top w:val="none" w:sz="0" w:space="0" w:color="auto"/>
                    <w:left w:val="none" w:sz="0" w:space="0" w:color="auto"/>
                    <w:bottom w:val="none" w:sz="0" w:space="0" w:color="auto"/>
                    <w:right w:val="none" w:sz="0" w:space="0" w:color="auto"/>
                  </w:divBdr>
                </w:div>
                <w:div w:id="141265973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143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6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7911">
      <w:bodyDiv w:val="1"/>
      <w:marLeft w:val="0"/>
      <w:marRight w:val="0"/>
      <w:marTop w:val="0"/>
      <w:marBottom w:val="0"/>
      <w:divBdr>
        <w:top w:val="none" w:sz="0" w:space="0" w:color="auto"/>
        <w:left w:val="none" w:sz="0" w:space="0" w:color="auto"/>
        <w:bottom w:val="none" w:sz="0" w:space="0" w:color="auto"/>
        <w:right w:val="none" w:sz="0" w:space="0" w:color="auto"/>
      </w:divBdr>
      <w:divsChild>
        <w:div w:id="496575840">
          <w:marLeft w:val="0"/>
          <w:marRight w:val="0"/>
          <w:marTop w:val="0"/>
          <w:marBottom w:val="0"/>
          <w:divBdr>
            <w:top w:val="none" w:sz="0" w:space="0" w:color="auto"/>
            <w:left w:val="none" w:sz="0" w:space="0" w:color="auto"/>
            <w:bottom w:val="none" w:sz="0" w:space="0" w:color="auto"/>
            <w:right w:val="none" w:sz="0" w:space="0" w:color="auto"/>
          </w:divBdr>
          <w:divsChild>
            <w:div w:id="10078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79080">
      <w:bodyDiv w:val="1"/>
      <w:marLeft w:val="0"/>
      <w:marRight w:val="0"/>
      <w:marTop w:val="0"/>
      <w:marBottom w:val="0"/>
      <w:divBdr>
        <w:top w:val="none" w:sz="0" w:space="0" w:color="auto"/>
        <w:left w:val="none" w:sz="0" w:space="0" w:color="auto"/>
        <w:bottom w:val="none" w:sz="0" w:space="0" w:color="auto"/>
        <w:right w:val="none" w:sz="0" w:space="0" w:color="auto"/>
      </w:divBdr>
      <w:divsChild>
        <w:div w:id="1067846332">
          <w:marLeft w:val="0"/>
          <w:marRight w:val="0"/>
          <w:marTop w:val="0"/>
          <w:marBottom w:val="0"/>
          <w:divBdr>
            <w:top w:val="none" w:sz="0" w:space="0" w:color="auto"/>
            <w:left w:val="none" w:sz="0" w:space="0" w:color="auto"/>
            <w:bottom w:val="none" w:sz="0" w:space="0" w:color="auto"/>
            <w:right w:val="none" w:sz="0" w:space="0" w:color="auto"/>
          </w:divBdr>
          <w:divsChild>
            <w:div w:id="563414836">
              <w:marLeft w:val="0"/>
              <w:marRight w:val="0"/>
              <w:marTop w:val="0"/>
              <w:marBottom w:val="0"/>
              <w:divBdr>
                <w:top w:val="none" w:sz="0" w:space="0" w:color="auto"/>
                <w:left w:val="none" w:sz="0" w:space="0" w:color="auto"/>
                <w:bottom w:val="none" w:sz="0" w:space="0" w:color="auto"/>
                <w:right w:val="none" w:sz="0" w:space="0" w:color="auto"/>
              </w:divBdr>
            </w:div>
            <w:div w:id="372929223">
              <w:marLeft w:val="0"/>
              <w:marRight w:val="0"/>
              <w:marTop w:val="0"/>
              <w:marBottom w:val="0"/>
              <w:divBdr>
                <w:top w:val="none" w:sz="0" w:space="0" w:color="auto"/>
                <w:left w:val="none" w:sz="0" w:space="0" w:color="auto"/>
                <w:bottom w:val="none" w:sz="0" w:space="0" w:color="auto"/>
                <w:right w:val="none" w:sz="0" w:space="0" w:color="auto"/>
              </w:divBdr>
            </w:div>
            <w:div w:id="1461993487">
              <w:marLeft w:val="0"/>
              <w:marRight w:val="0"/>
              <w:marTop w:val="0"/>
              <w:marBottom w:val="0"/>
              <w:divBdr>
                <w:top w:val="none" w:sz="0" w:space="0" w:color="auto"/>
                <w:left w:val="none" w:sz="0" w:space="0" w:color="auto"/>
                <w:bottom w:val="none" w:sz="0" w:space="0" w:color="auto"/>
                <w:right w:val="none" w:sz="0" w:space="0" w:color="auto"/>
              </w:divBdr>
            </w:div>
            <w:div w:id="1656447898">
              <w:marLeft w:val="0"/>
              <w:marRight w:val="0"/>
              <w:marTop w:val="0"/>
              <w:marBottom w:val="0"/>
              <w:divBdr>
                <w:top w:val="none" w:sz="0" w:space="0" w:color="auto"/>
                <w:left w:val="none" w:sz="0" w:space="0" w:color="auto"/>
                <w:bottom w:val="none" w:sz="0" w:space="0" w:color="auto"/>
                <w:right w:val="none" w:sz="0" w:space="0" w:color="auto"/>
              </w:divBdr>
              <w:divsChild>
                <w:div w:id="1427923384">
                  <w:marLeft w:val="0"/>
                  <w:marRight w:val="0"/>
                  <w:marTop w:val="0"/>
                  <w:marBottom w:val="0"/>
                  <w:divBdr>
                    <w:top w:val="none" w:sz="0" w:space="0" w:color="auto"/>
                    <w:left w:val="none" w:sz="0" w:space="0" w:color="auto"/>
                    <w:bottom w:val="none" w:sz="0" w:space="0" w:color="auto"/>
                    <w:right w:val="none" w:sz="0" w:space="0" w:color="auto"/>
                  </w:divBdr>
                </w:div>
              </w:divsChild>
            </w:div>
            <w:div w:id="711853237">
              <w:marLeft w:val="0"/>
              <w:marRight w:val="0"/>
              <w:marTop w:val="0"/>
              <w:marBottom w:val="0"/>
              <w:divBdr>
                <w:top w:val="none" w:sz="0" w:space="0" w:color="auto"/>
                <w:left w:val="none" w:sz="0" w:space="0" w:color="auto"/>
                <w:bottom w:val="none" w:sz="0" w:space="0" w:color="auto"/>
                <w:right w:val="none" w:sz="0" w:space="0" w:color="auto"/>
              </w:divBdr>
            </w:div>
            <w:div w:id="394133561">
              <w:marLeft w:val="0"/>
              <w:marRight w:val="0"/>
              <w:marTop w:val="0"/>
              <w:marBottom w:val="0"/>
              <w:divBdr>
                <w:top w:val="none" w:sz="0" w:space="0" w:color="auto"/>
                <w:left w:val="none" w:sz="0" w:space="0" w:color="auto"/>
                <w:bottom w:val="none" w:sz="0" w:space="0" w:color="auto"/>
                <w:right w:val="none" w:sz="0" w:space="0" w:color="auto"/>
              </w:divBdr>
            </w:div>
            <w:div w:id="203715840">
              <w:marLeft w:val="0"/>
              <w:marRight w:val="0"/>
              <w:marTop w:val="0"/>
              <w:marBottom w:val="0"/>
              <w:divBdr>
                <w:top w:val="none" w:sz="0" w:space="0" w:color="auto"/>
                <w:left w:val="none" w:sz="0" w:space="0" w:color="auto"/>
                <w:bottom w:val="none" w:sz="0" w:space="0" w:color="auto"/>
                <w:right w:val="none" w:sz="0" w:space="0" w:color="auto"/>
              </w:divBdr>
            </w:div>
            <w:div w:id="687289590">
              <w:marLeft w:val="0"/>
              <w:marRight w:val="0"/>
              <w:marTop w:val="0"/>
              <w:marBottom w:val="0"/>
              <w:divBdr>
                <w:top w:val="none" w:sz="0" w:space="0" w:color="auto"/>
                <w:left w:val="none" w:sz="0" w:space="0" w:color="auto"/>
                <w:bottom w:val="none" w:sz="0" w:space="0" w:color="auto"/>
                <w:right w:val="none" w:sz="0" w:space="0" w:color="auto"/>
              </w:divBdr>
            </w:div>
            <w:div w:id="1685207483">
              <w:marLeft w:val="0"/>
              <w:marRight w:val="0"/>
              <w:marTop w:val="0"/>
              <w:marBottom w:val="0"/>
              <w:divBdr>
                <w:top w:val="none" w:sz="0" w:space="0" w:color="auto"/>
                <w:left w:val="none" w:sz="0" w:space="0" w:color="auto"/>
                <w:bottom w:val="none" w:sz="0" w:space="0" w:color="auto"/>
                <w:right w:val="none" w:sz="0" w:space="0" w:color="auto"/>
              </w:divBdr>
            </w:div>
            <w:div w:id="159275103">
              <w:marLeft w:val="0"/>
              <w:marRight w:val="0"/>
              <w:marTop w:val="0"/>
              <w:marBottom w:val="0"/>
              <w:divBdr>
                <w:top w:val="none" w:sz="0" w:space="0" w:color="auto"/>
                <w:left w:val="none" w:sz="0" w:space="0" w:color="auto"/>
                <w:bottom w:val="none" w:sz="0" w:space="0" w:color="auto"/>
                <w:right w:val="none" w:sz="0" w:space="0" w:color="auto"/>
              </w:divBdr>
            </w:div>
            <w:div w:id="1274048797">
              <w:marLeft w:val="0"/>
              <w:marRight w:val="0"/>
              <w:marTop w:val="0"/>
              <w:marBottom w:val="0"/>
              <w:divBdr>
                <w:top w:val="none" w:sz="0" w:space="0" w:color="auto"/>
                <w:left w:val="none" w:sz="0" w:space="0" w:color="auto"/>
                <w:bottom w:val="none" w:sz="0" w:space="0" w:color="auto"/>
                <w:right w:val="none" w:sz="0" w:space="0" w:color="auto"/>
              </w:divBdr>
            </w:div>
            <w:div w:id="27492320">
              <w:marLeft w:val="0"/>
              <w:marRight w:val="0"/>
              <w:marTop w:val="0"/>
              <w:marBottom w:val="0"/>
              <w:divBdr>
                <w:top w:val="none" w:sz="0" w:space="0" w:color="auto"/>
                <w:left w:val="none" w:sz="0" w:space="0" w:color="auto"/>
                <w:bottom w:val="none" w:sz="0" w:space="0" w:color="auto"/>
                <w:right w:val="none" w:sz="0" w:space="0" w:color="auto"/>
              </w:divBdr>
            </w:div>
            <w:div w:id="1236475559">
              <w:marLeft w:val="0"/>
              <w:marRight w:val="0"/>
              <w:marTop w:val="0"/>
              <w:marBottom w:val="0"/>
              <w:divBdr>
                <w:top w:val="none" w:sz="0" w:space="0" w:color="auto"/>
                <w:left w:val="none" w:sz="0" w:space="0" w:color="auto"/>
                <w:bottom w:val="none" w:sz="0" w:space="0" w:color="auto"/>
                <w:right w:val="none" w:sz="0" w:space="0" w:color="auto"/>
              </w:divBdr>
              <w:divsChild>
                <w:div w:id="326637278">
                  <w:marLeft w:val="0"/>
                  <w:marRight w:val="0"/>
                  <w:marTop w:val="0"/>
                  <w:marBottom w:val="0"/>
                  <w:divBdr>
                    <w:top w:val="none" w:sz="0" w:space="0" w:color="auto"/>
                    <w:left w:val="none" w:sz="0" w:space="0" w:color="auto"/>
                    <w:bottom w:val="none" w:sz="0" w:space="0" w:color="auto"/>
                    <w:right w:val="none" w:sz="0" w:space="0" w:color="auto"/>
                  </w:divBdr>
                </w:div>
              </w:divsChild>
            </w:div>
            <w:div w:id="1793285440">
              <w:marLeft w:val="0"/>
              <w:marRight w:val="0"/>
              <w:marTop w:val="0"/>
              <w:marBottom w:val="0"/>
              <w:divBdr>
                <w:top w:val="none" w:sz="0" w:space="0" w:color="auto"/>
                <w:left w:val="none" w:sz="0" w:space="0" w:color="auto"/>
                <w:bottom w:val="none" w:sz="0" w:space="0" w:color="auto"/>
                <w:right w:val="none" w:sz="0" w:space="0" w:color="auto"/>
              </w:divBdr>
            </w:div>
            <w:div w:id="911427790">
              <w:marLeft w:val="0"/>
              <w:marRight w:val="0"/>
              <w:marTop w:val="0"/>
              <w:marBottom w:val="0"/>
              <w:divBdr>
                <w:top w:val="none" w:sz="0" w:space="0" w:color="auto"/>
                <w:left w:val="none" w:sz="0" w:space="0" w:color="auto"/>
                <w:bottom w:val="none" w:sz="0" w:space="0" w:color="auto"/>
                <w:right w:val="none" w:sz="0" w:space="0" w:color="auto"/>
              </w:divBdr>
            </w:div>
            <w:div w:id="853494227">
              <w:marLeft w:val="0"/>
              <w:marRight w:val="0"/>
              <w:marTop w:val="0"/>
              <w:marBottom w:val="0"/>
              <w:divBdr>
                <w:top w:val="none" w:sz="0" w:space="0" w:color="auto"/>
                <w:left w:val="none" w:sz="0" w:space="0" w:color="auto"/>
                <w:bottom w:val="none" w:sz="0" w:space="0" w:color="auto"/>
                <w:right w:val="none" w:sz="0" w:space="0" w:color="auto"/>
              </w:divBdr>
            </w:div>
            <w:div w:id="1996253345">
              <w:marLeft w:val="0"/>
              <w:marRight w:val="0"/>
              <w:marTop w:val="0"/>
              <w:marBottom w:val="0"/>
              <w:divBdr>
                <w:top w:val="none" w:sz="0" w:space="0" w:color="auto"/>
                <w:left w:val="none" w:sz="0" w:space="0" w:color="auto"/>
                <w:bottom w:val="none" w:sz="0" w:space="0" w:color="auto"/>
                <w:right w:val="none" w:sz="0" w:space="0" w:color="auto"/>
              </w:divBdr>
            </w:div>
            <w:div w:id="1050690108">
              <w:marLeft w:val="0"/>
              <w:marRight w:val="0"/>
              <w:marTop w:val="0"/>
              <w:marBottom w:val="0"/>
              <w:divBdr>
                <w:top w:val="none" w:sz="0" w:space="0" w:color="auto"/>
                <w:left w:val="none" w:sz="0" w:space="0" w:color="auto"/>
                <w:bottom w:val="none" w:sz="0" w:space="0" w:color="auto"/>
                <w:right w:val="none" w:sz="0" w:space="0" w:color="auto"/>
              </w:divBdr>
            </w:div>
            <w:div w:id="262810235">
              <w:marLeft w:val="0"/>
              <w:marRight w:val="0"/>
              <w:marTop w:val="0"/>
              <w:marBottom w:val="0"/>
              <w:divBdr>
                <w:top w:val="none" w:sz="0" w:space="0" w:color="auto"/>
                <w:left w:val="none" w:sz="0" w:space="0" w:color="auto"/>
                <w:bottom w:val="none" w:sz="0" w:space="0" w:color="auto"/>
                <w:right w:val="none" w:sz="0" w:space="0" w:color="auto"/>
              </w:divBdr>
            </w:div>
            <w:div w:id="1424454226">
              <w:marLeft w:val="0"/>
              <w:marRight w:val="0"/>
              <w:marTop w:val="0"/>
              <w:marBottom w:val="0"/>
              <w:divBdr>
                <w:top w:val="none" w:sz="0" w:space="0" w:color="auto"/>
                <w:left w:val="none" w:sz="0" w:space="0" w:color="auto"/>
                <w:bottom w:val="none" w:sz="0" w:space="0" w:color="auto"/>
                <w:right w:val="none" w:sz="0" w:space="0" w:color="auto"/>
              </w:divBdr>
            </w:div>
            <w:div w:id="1677608076">
              <w:marLeft w:val="0"/>
              <w:marRight w:val="0"/>
              <w:marTop w:val="0"/>
              <w:marBottom w:val="0"/>
              <w:divBdr>
                <w:top w:val="none" w:sz="0" w:space="0" w:color="auto"/>
                <w:left w:val="none" w:sz="0" w:space="0" w:color="auto"/>
                <w:bottom w:val="none" w:sz="0" w:space="0" w:color="auto"/>
                <w:right w:val="none" w:sz="0" w:space="0" w:color="auto"/>
              </w:divBdr>
            </w:div>
            <w:div w:id="1116947131">
              <w:marLeft w:val="0"/>
              <w:marRight w:val="0"/>
              <w:marTop w:val="0"/>
              <w:marBottom w:val="0"/>
              <w:divBdr>
                <w:top w:val="none" w:sz="0" w:space="0" w:color="auto"/>
                <w:left w:val="none" w:sz="0" w:space="0" w:color="auto"/>
                <w:bottom w:val="none" w:sz="0" w:space="0" w:color="auto"/>
                <w:right w:val="none" w:sz="0" w:space="0" w:color="auto"/>
              </w:divBdr>
            </w:div>
            <w:div w:id="732585318">
              <w:marLeft w:val="0"/>
              <w:marRight w:val="0"/>
              <w:marTop w:val="0"/>
              <w:marBottom w:val="0"/>
              <w:divBdr>
                <w:top w:val="none" w:sz="0" w:space="0" w:color="auto"/>
                <w:left w:val="none" w:sz="0" w:space="0" w:color="auto"/>
                <w:bottom w:val="none" w:sz="0" w:space="0" w:color="auto"/>
                <w:right w:val="none" w:sz="0" w:space="0" w:color="auto"/>
              </w:divBdr>
            </w:div>
            <w:div w:id="1153565479">
              <w:marLeft w:val="0"/>
              <w:marRight w:val="0"/>
              <w:marTop w:val="0"/>
              <w:marBottom w:val="0"/>
              <w:divBdr>
                <w:top w:val="none" w:sz="0" w:space="0" w:color="auto"/>
                <w:left w:val="none" w:sz="0" w:space="0" w:color="auto"/>
                <w:bottom w:val="none" w:sz="0" w:space="0" w:color="auto"/>
                <w:right w:val="none" w:sz="0" w:space="0" w:color="auto"/>
              </w:divBdr>
            </w:div>
            <w:div w:id="57823992">
              <w:marLeft w:val="0"/>
              <w:marRight w:val="0"/>
              <w:marTop w:val="0"/>
              <w:marBottom w:val="0"/>
              <w:divBdr>
                <w:top w:val="none" w:sz="0" w:space="0" w:color="auto"/>
                <w:left w:val="none" w:sz="0" w:space="0" w:color="auto"/>
                <w:bottom w:val="none" w:sz="0" w:space="0" w:color="auto"/>
                <w:right w:val="none" w:sz="0" w:space="0" w:color="auto"/>
              </w:divBdr>
            </w:div>
            <w:div w:id="476842842">
              <w:marLeft w:val="0"/>
              <w:marRight w:val="0"/>
              <w:marTop w:val="0"/>
              <w:marBottom w:val="0"/>
              <w:divBdr>
                <w:top w:val="none" w:sz="0" w:space="0" w:color="auto"/>
                <w:left w:val="none" w:sz="0" w:space="0" w:color="auto"/>
                <w:bottom w:val="none" w:sz="0" w:space="0" w:color="auto"/>
                <w:right w:val="none" w:sz="0" w:space="0" w:color="auto"/>
              </w:divBdr>
            </w:div>
            <w:div w:id="109588776">
              <w:marLeft w:val="0"/>
              <w:marRight w:val="0"/>
              <w:marTop w:val="0"/>
              <w:marBottom w:val="0"/>
              <w:divBdr>
                <w:top w:val="none" w:sz="0" w:space="0" w:color="auto"/>
                <w:left w:val="none" w:sz="0" w:space="0" w:color="auto"/>
                <w:bottom w:val="none" w:sz="0" w:space="0" w:color="auto"/>
                <w:right w:val="none" w:sz="0" w:space="0" w:color="auto"/>
              </w:divBdr>
            </w:div>
            <w:div w:id="182912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1239">
      <w:bodyDiv w:val="1"/>
      <w:marLeft w:val="0"/>
      <w:marRight w:val="0"/>
      <w:marTop w:val="0"/>
      <w:marBottom w:val="0"/>
      <w:divBdr>
        <w:top w:val="none" w:sz="0" w:space="0" w:color="auto"/>
        <w:left w:val="none" w:sz="0" w:space="0" w:color="auto"/>
        <w:bottom w:val="none" w:sz="0" w:space="0" w:color="auto"/>
        <w:right w:val="none" w:sz="0" w:space="0" w:color="auto"/>
      </w:divBdr>
      <w:divsChild>
        <w:div w:id="844825590">
          <w:marLeft w:val="0"/>
          <w:marRight w:val="0"/>
          <w:marTop w:val="0"/>
          <w:marBottom w:val="0"/>
          <w:divBdr>
            <w:top w:val="none" w:sz="0" w:space="0" w:color="auto"/>
            <w:left w:val="none" w:sz="0" w:space="0" w:color="auto"/>
            <w:bottom w:val="none" w:sz="0" w:space="0" w:color="auto"/>
            <w:right w:val="none" w:sz="0" w:space="0" w:color="auto"/>
          </w:divBdr>
          <w:divsChild>
            <w:div w:id="1158184353">
              <w:marLeft w:val="0"/>
              <w:marRight w:val="0"/>
              <w:marTop w:val="0"/>
              <w:marBottom w:val="0"/>
              <w:divBdr>
                <w:top w:val="none" w:sz="0" w:space="0" w:color="auto"/>
                <w:left w:val="none" w:sz="0" w:space="0" w:color="auto"/>
                <w:bottom w:val="none" w:sz="0" w:space="0" w:color="auto"/>
                <w:right w:val="none" w:sz="0" w:space="0" w:color="auto"/>
              </w:divBdr>
              <w:divsChild>
                <w:div w:id="1532838768">
                  <w:marLeft w:val="0"/>
                  <w:marRight w:val="0"/>
                  <w:marTop w:val="0"/>
                  <w:marBottom w:val="0"/>
                  <w:divBdr>
                    <w:top w:val="none" w:sz="0" w:space="0" w:color="auto"/>
                    <w:left w:val="none" w:sz="0" w:space="0" w:color="auto"/>
                    <w:bottom w:val="none" w:sz="0" w:space="0" w:color="auto"/>
                    <w:right w:val="none" w:sz="0" w:space="0" w:color="auto"/>
                  </w:divBdr>
                  <w:divsChild>
                    <w:div w:id="1243375709">
                      <w:marLeft w:val="0"/>
                      <w:marRight w:val="0"/>
                      <w:marTop w:val="0"/>
                      <w:marBottom w:val="0"/>
                      <w:divBdr>
                        <w:top w:val="none" w:sz="0" w:space="0" w:color="auto"/>
                        <w:left w:val="none" w:sz="0" w:space="0" w:color="auto"/>
                        <w:bottom w:val="none" w:sz="0" w:space="0" w:color="auto"/>
                        <w:right w:val="none" w:sz="0" w:space="0" w:color="auto"/>
                      </w:divBdr>
                      <w:divsChild>
                        <w:div w:id="1755517424">
                          <w:marLeft w:val="0"/>
                          <w:marRight w:val="0"/>
                          <w:marTop w:val="0"/>
                          <w:marBottom w:val="0"/>
                          <w:divBdr>
                            <w:top w:val="none" w:sz="0" w:space="0" w:color="auto"/>
                            <w:left w:val="none" w:sz="0" w:space="0" w:color="auto"/>
                            <w:bottom w:val="none" w:sz="0" w:space="0" w:color="auto"/>
                            <w:right w:val="none" w:sz="0" w:space="0" w:color="auto"/>
                          </w:divBdr>
                        </w:div>
                        <w:div w:id="533424238">
                          <w:marLeft w:val="0"/>
                          <w:marRight w:val="0"/>
                          <w:marTop w:val="0"/>
                          <w:marBottom w:val="0"/>
                          <w:divBdr>
                            <w:top w:val="none" w:sz="0" w:space="0" w:color="auto"/>
                            <w:left w:val="none" w:sz="0" w:space="0" w:color="auto"/>
                            <w:bottom w:val="none" w:sz="0" w:space="0" w:color="auto"/>
                            <w:right w:val="none" w:sz="0" w:space="0" w:color="auto"/>
                          </w:divBdr>
                        </w:div>
                        <w:div w:id="1873617449">
                          <w:marLeft w:val="0"/>
                          <w:marRight w:val="0"/>
                          <w:marTop w:val="0"/>
                          <w:marBottom w:val="0"/>
                          <w:divBdr>
                            <w:top w:val="none" w:sz="0" w:space="0" w:color="auto"/>
                            <w:left w:val="none" w:sz="0" w:space="0" w:color="auto"/>
                            <w:bottom w:val="none" w:sz="0" w:space="0" w:color="auto"/>
                            <w:right w:val="none" w:sz="0" w:space="0" w:color="auto"/>
                          </w:divBdr>
                        </w:div>
                        <w:div w:id="554780943">
                          <w:marLeft w:val="0"/>
                          <w:marRight w:val="0"/>
                          <w:marTop w:val="0"/>
                          <w:marBottom w:val="0"/>
                          <w:divBdr>
                            <w:top w:val="none" w:sz="0" w:space="0" w:color="auto"/>
                            <w:left w:val="none" w:sz="0" w:space="0" w:color="auto"/>
                            <w:bottom w:val="none" w:sz="0" w:space="0" w:color="auto"/>
                            <w:right w:val="none" w:sz="0" w:space="0" w:color="auto"/>
                          </w:divBdr>
                        </w:div>
                        <w:div w:id="1580482846">
                          <w:marLeft w:val="0"/>
                          <w:marRight w:val="0"/>
                          <w:marTop w:val="0"/>
                          <w:marBottom w:val="0"/>
                          <w:divBdr>
                            <w:top w:val="none" w:sz="0" w:space="0" w:color="auto"/>
                            <w:left w:val="none" w:sz="0" w:space="0" w:color="auto"/>
                            <w:bottom w:val="none" w:sz="0" w:space="0" w:color="auto"/>
                            <w:right w:val="none" w:sz="0" w:space="0" w:color="auto"/>
                          </w:divBdr>
                        </w:div>
                        <w:div w:id="1244216026">
                          <w:marLeft w:val="0"/>
                          <w:marRight w:val="0"/>
                          <w:marTop w:val="0"/>
                          <w:marBottom w:val="0"/>
                          <w:divBdr>
                            <w:top w:val="none" w:sz="0" w:space="0" w:color="auto"/>
                            <w:left w:val="none" w:sz="0" w:space="0" w:color="auto"/>
                            <w:bottom w:val="none" w:sz="0" w:space="0" w:color="auto"/>
                            <w:right w:val="none" w:sz="0" w:space="0" w:color="auto"/>
                          </w:divBdr>
                        </w:div>
                        <w:div w:id="1003319769">
                          <w:marLeft w:val="0"/>
                          <w:marRight w:val="0"/>
                          <w:marTop w:val="0"/>
                          <w:marBottom w:val="0"/>
                          <w:divBdr>
                            <w:top w:val="none" w:sz="0" w:space="0" w:color="auto"/>
                            <w:left w:val="none" w:sz="0" w:space="0" w:color="auto"/>
                            <w:bottom w:val="none" w:sz="0" w:space="0" w:color="auto"/>
                            <w:right w:val="none" w:sz="0" w:space="0" w:color="auto"/>
                          </w:divBdr>
                        </w:div>
                        <w:div w:id="1033187891">
                          <w:marLeft w:val="0"/>
                          <w:marRight w:val="0"/>
                          <w:marTop w:val="0"/>
                          <w:marBottom w:val="0"/>
                          <w:divBdr>
                            <w:top w:val="none" w:sz="0" w:space="0" w:color="auto"/>
                            <w:left w:val="none" w:sz="0" w:space="0" w:color="auto"/>
                            <w:bottom w:val="none" w:sz="0" w:space="0" w:color="auto"/>
                            <w:right w:val="none" w:sz="0" w:space="0" w:color="auto"/>
                          </w:divBdr>
                        </w:div>
                        <w:div w:id="606546656">
                          <w:marLeft w:val="0"/>
                          <w:marRight w:val="0"/>
                          <w:marTop w:val="0"/>
                          <w:marBottom w:val="0"/>
                          <w:divBdr>
                            <w:top w:val="none" w:sz="0" w:space="0" w:color="auto"/>
                            <w:left w:val="none" w:sz="0" w:space="0" w:color="auto"/>
                            <w:bottom w:val="none" w:sz="0" w:space="0" w:color="auto"/>
                            <w:right w:val="none" w:sz="0" w:space="0" w:color="auto"/>
                          </w:divBdr>
                        </w:div>
                        <w:div w:id="1617566525">
                          <w:marLeft w:val="0"/>
                          <w:marRight w:val="0"/>
                          <w:marTop w:val="0"/>
                          <w:marBottom w:val="0"/>
                          <w:divBdr>
                            <w:top w:val="none" w:sz="0" w:space="0" w:color="auto"/>
                            <w:left w:val="none" w:sz="0" w:space="0" w:color="auto"/>
                            <w:bottom w:val="none" w:sz="0" w:space="0" w:color="auto"/>
                            <w:right w:val="none" w:sz="0" w:space="0" w:color="auto"/>
                          </w:divBdr>
                        </w:div>
                        <w:div w:id="1637563794">
                          <w:marLeft w:val="0"/>
                          <w:marRight w:val="0"/>
                          <w:marTop w:val="0"/>
                          <w:marBottom w:val="0"/>
                          <w:divBdr>
                            <w:top w:val="none" w:sz="0" w:space="0" w:color="auto"/>
                            <w:left w:val="none" w:sz="0" w:space="0" w:color="auto"/>
                            <w:bottom w:val="none" w:sz="0" w:space="0" w:color="auto"/>
                            <w:right w:val="none" w:sz="0" w:space="0" w:color="auto"/>
                          </w:divBdr>
                        </w:div>
                        <w:div w:id="1595671042">
                          <w:marLeft w:val="0"/>
                          <w:marRight w:val="0"/>
                          <w:marTop w:val="0"/>
                          <w:marBottom w:val="0"/>
                          <w:divBdr>
                            <w:top w:val="none" w:sz="0" w:space="0" w:color="auto"/>
                            <w:left w:val="none" w:sz="0" w:space="0" w:color="auto"/>
                            <w:bottom w:val="none" w:sz="0" w:space="0" w:color="auto"/>
                            <w:right w:val="none" w:sz="0" w:space="0" w:color="auto"/>
                          </w:divBdr>
                        </w:div>
                        <w:div w:id="319965483">
                          <w:marLeft w:val="0"/>
                          <w:marRight w:val="0"/>
                          <w:marTop w:val="0"/>
                          <w:marBottom w:val="0"/>
                          <w:divBdr>
                            <w:top w:val="none" w:sz="0" w:space="0" w:color="auto"/>
                            <w:left w:val="none" w:sz="0" w:space="0" w:color="auto"/>
                            <w:bottom w:val="none" w:sz="0" w:space="0" w:color="auto"/>
                            <w:right w:val="none" w:sz="0" w:space="0" w:color="auto"/>
                          </w:divBdr>
                          <w:divsChild>
                            <w:div w:id="108745988">
                              <w:marLeft w:val="0"/>
                              <w:marRight w:val="0"/>
                              <w:marTop w:val="0"/>
                              <w:marBottom w:val="0"/>
                              <w:divBdr>
                                <w:top w:val="none" w:sz="0" w:space="0" w:color="auto"/>
                                <w:left w:val="none" w:sz="0" w:space="0" w:color="auto"/>
                                <w:bottom w:val="none" w:sz="0" w:space="0" w:color="auto"/>
                                <w:right w:val="none" w:sz="0" w:space="0" w:color="auto"/>
                              </w:divBdr>
                            </w:div>
                          </w:divsChild>
                        </w:div>
                        <w:div w:id="39610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631148">
      <w:bodyDiv w:val="1"/>
      <w:marLeft w:val="0"/>
      <w:marRight w:val="0"/>
      <w:marTop w:val="0"/>
      <w:marBottom w:val="0"/>
      <w:divBdr>
        <w:top w:val="none" w:sz="0" w:space="0" w:color="auto"/>
        <w:left w:val="none" w:sz="0" w:space="0" w:color="auto"/>
        <w:bottom w:val="none" w:sz="0" w:space="0" w:color="auto"/>
        <w:right w:val="none" w:sz="0" w:space="0" w:color="auto"/>
      </w:divBdr>
      <w:divsChild>
        <w:div w:id="1863742989">
          <w:marLeft w:val="0"/>
          <w:marRight w:val="0"/>
          <w:marTop w:val="0"/>
          <w:marBottom w:val="0"/>
          <w:divBdr>
            <w:top w:val="none" w:sz="0" w:space="0" w:color="auto"/>
            <w:left w:val="none" w:sz="0" w:space="0" w:color="auto"/>
            <w:bottom w:val="none" w:sz="0" w:space="0" w:color="auto"/>
            <w:right w:val="none" w:sz="0" w:space="0" w:color="auto"/>
          </w:divBdr>
          <w:divsChild>
            <w:div w:id="1132554647">
              <w:marLeft w:val="0"/>
              <w:marRight w:val="0"/>
              <w:marTop w:val="0"/>
              <w:marBottom w:val="0"/>
              <w:divBdr>
                <w:top w:val="none" w:sz="0" w:space="0" w:color="auto"/>
                <w:left w:val="none" w:sz="0" w:space="0" w:color="auto"/>
                <w:bottom w:val="none" w:sz="0" w:space="0" w:color="auto"/>
                <w:right w:val="none" w:sz="0" w:space="0" w:color="auto"/>
              </w:divBdr>
              <w:divsChild>
                <w:div w:id="1560704183">
                  <w:marLeft w:val="0"/>
                  <w:marRight w:val="0"/>
                  <w:marTop w:val="0"/>
                  <w:marBottom w:val="0"/>
                  <w:divBdr>
                    <w:top w:val="none" w:sz="0" w:space="0" w:color="auto"/>
                    <w:left w:val="none" w:sz="0" w:space="0" w:color="auto"/>
                    <w:bottom w:val="none" w:sz="0" w:space="0" w:color="auto"/>
                    <w:right w:val="none" w:sz="0" w:space="0" w:color="auto"/>
                  </w:divBdr>
                  <w:divsChild>
                    <w:div w:id="1146093907">
                      <w:marLeft w:val="0"/>
                      <w:marRight w:val="0"/>
                      <w:marTop w:val="0"/>
                      <w:marBottom w:val="0"/>
                      <w:divBdr>
                        <w:top w:val="none" w:sz="0" w:space="0" w:color="auto"/>
                        <w:left w:val="none" w:sz="0" w:space="0" w:color="auto"/>
                        <w:bottom w:val="none" w:sz="0" w:space="0" w:color="auto"/>
                        <w:right w:val="none" w:sz="0" w:space="0" w:color="auto"/>
                      </w:divBdr>
                      <w:divsChild>
                        <w:div w:id="1435902263">
                          <w:marLeft w:val="0"/>
                          <w:marRight w:val="0"/>
                          <w:marTop w:val="0"/>
                          <w:marBottom w:val="0"/>
                          <w:divBdr>
                            <w:top w:val="none" w:sz="0" w:space="0" w:color="auto"/>
                            <w:left w:val="none" w:sz="0" w:space="0" w:color="auto"/>
                            <w:bottom w:val="none" w:sz="0" w:space="0" w:color="auto"/>
                            <w:right w:val="none" w:sz="0" w:space="0" w:color="auto"/>
                          </w:divBdr>
                          <w:divsChild>
                            <w:div w:id="456071906">
                              <w:marLeft w:val="0"/>
                              <w:marRight w:val="0"/>
                              <w:marTop w:val="0"/>
                              <w:marBottom w:val="0"/>
                              <w:divBdr>
                                <w:top w:val="none" w:sz="0" w:space="0" w:color="auto"/>
                                <w:left w:val="none" w:sz="0" w:space="0" w:color="auto"/>
                                <w:bottom w:val="none" w:sz="0" w:space="0" w:color="auto"/>
                                <w:right w:val="none" w:sz="0" w:space="0" w:color="auto"/>
                              </w:divBdr>
                              <w:divsChild>
                                <w:div w:id="339967739">
                                  <w:marLeft w:val="0"/>
                                  <w:marRight w:val="0"/>
                                  <w:marTop w:val="0"/>
                                  <w:marBottom w:val="0"/>
                                  <w:divBdr>
                                    <w:top w:val="none" w:sz="0" w:space="0" w:color="auto"/>
                                    <w:left w:val="none" w:sz="0" w:space="0" w:color="auto"/>
                                    <w:bottom w:val="none" w:sz="0" w:space="0" w:color="auto"/>
                                    <w:right w:val="none" w:sz="0" w:space="0" w:color="auto"/>
                                  </w:divBdr>
                                  <w:divsChild>
                                    <w:div w:id="313797470">
                                      <w:marLeft w:val="0"/>
                                      <w:marRight w:val="0"/>
                                      <w:marTop w:val="0"/>
                                      <w:marBottom w:val="0"/>
                                      <w:divBdr>
                                        <w:top w:val="none" w:sz="0" w:space="0" w:color="auto"/>
                                        <w:left w:val="none" w:sz="0" w:space="0" w:color="auto"/>
                                        <w:bottom w:val="none" w:sz="0" w:space="0" w:color="auto"/>
                                        <w:right w:val="none" w:sz="0" w:space="0" w:color="auto"/>
                                      </w:divBdr>
                                    </w:div>
                                    <w:div w:id="1434397874">
                                      <w:marLeft w:val="0"/>
                                      <w:marRight w:val="0"/>
                                      <w:marTop w:val="0"/>
                                      <w:marBottom w:val="0"/>
                                      <w:divBdr>
                                        <w:top w:val="none" w:sz="0" w:space="0" w:color="auto"/>
                                        <w:left w:val="none" w:sz="0" w:space="0" w:color="auto"/>
                                        <w:bottom w:val="none" w:sz="0" w:space="0" w:color="auto"/>
                                        <w:right w:val="none" w:sz="0" w:space="0" w:color="auto"/>
                                      </w:divBdr>
                                    </w:div>
                                    <w:div w:id="111401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linux-projects.org/modules/sections/index.php?op=viewarticle&amp;artid=14" TargetMode="External"/><Relationship Id="rId117" Type="http://schemas.openxmlformats.org/officeDocument/2006/relationships/image" Target="media/image34.png"/><Relationship Id="rId21" Type="http://schemas.openxmlformats.org/officeDocument/2006/relationships/hyperlink" Target="http://downloads.raspberrypi.org/raspbian_latest" TargetMode="External"/><Relationship Id="rId42" Type="http://schemas.openxmlformats.org/officeDocument/2006/relationships/image" Target="media/image12.jpeg"/><Relationship Id="rId47" Type="http://schemas.openxmlformats.org/officeDocument/2006/relationships/hyperlink" Target="https://1.bp.blogspot.com/-3t1XbDkMCBM/Vn1TnKPO3RI/AAAAAAAAJzo/bPQX9CJlHeA/s1600/ir+blaster+schematic.png" TargetMode="External"/><Relationship Id="rId63" Type="http://schemas.openxmlformats.org/officeDocument/2006/relationships/hyperlink" Target="https://www.raspberrypi.org/downloads/raspbian/" TargetMode="External"/><Relationship Id="rId68" Type="http://schemas.openxmlformats.org/officeDocument/2006/relationships/image" Target="media/image21.png"/><Relationship Id="rId84" Type="http://schemas.openxmlformats.org/officeDocument/2006/relationships/hyperlink" Target="http://3.bp.blogspot.com/-R7MIBcnVTjU/UvxWALNofJI/AAAAAAAADfA/e5saUgNEsTQ/s1600/2014-01-07-raspi-config-enable-camera.jpg" TargetMode="External"/><Relationship Id="rId89" Type="http://schemas.openxmlformats.org/officeDocument/2006/relationships/hyperlink" Target="http://heywhatsthebigidea.net/projects/pi-vision-a-raspberry-pi-camera-controller/" TargetMode="External"/><Relationship Id="rId112" Type="http://schemas.openxmlformats.org/officeDocument/2006/relationships/hyperlink" Target="http://2.bp.blogspot.com/-E-ZEsZtNOak/Uv3TRDtm5YI/AAAAAAAADgc/AWtpqc8yjh8/s1600/Screenshot_2014-02-14-16-19-33-blog.png" TargetMode="External"/><Relationship Id="rId133" Type="http://schemas.openxmlformats.org/officeDocument/2006/relationships/hyperlink" Target="https://wiki.videolan.org/Documentation:Documentation" TargetMode="External"/><Relationship Id="rId138" Type="http://schemas.openxmlformats.org/officeDocument/2006/relationships/hyperlink" Target="http://www.mplayerhq.hu/DOCS/HTML/zh_CN/commandline.html" TargetMode="External"/><Relationship Id="rId16" Type="http://schemas.openxmlformats.org/officeDocument/2006/relationships/hyperlink" Target="https://www.raspberrypi.org/documentation/hardware/camera.md" TargetMode="External"/><Relationship Id="rId107" Type="http://schemas.openxmlformats.org/officeDocument/2006/relationships/hyperlink" Target="http://get.videolan.org/vlc/2.1.3/win32/vlc-2.1.3-win32.7z" TargetMode="External"/><Relationship Id="rId11" Type="http://schemas.openxmlformats.org/officeDocument/2006/relationships/hyperlink" Target="http://sourceforge.net/projects/minibian/files/latest/download?source=files" TargetMode="External"/><Relationship Id="rId32" Type="http://schemas.openxmlformats.org/officeDocument/2006/relationships/image" Target="media/image7.png"/><Relationship Id="rId37" Type="http://schemas.openxmlformats.org/officeDocument/2006/relationships/hyperlink" Target="https://2.bp.blogspot.com/-GT5lVqxTDGo/Vn1MuvxlT3I/AAAAAAAAJy4/emcNiBSf3SU/s1600/Front_of_Raspberry_Pi.jpg" TargetMode="External"/><Relationship Id="rId53" Type="http://schemas.openxmlformats.org/officeDocument/2006/relationships/hyperlink" Target="https://1.bp.blogspot.com/-wVXGFALCqiY/Vn2hIK3w2iI/AAAAAAAAJ0U/dzhea8QhSes/s1600/raspbian.png" TargetMode="External"/><Relationship Id="rId58" Type="http://schemas.openxmlformats.org/officeDocument/2006/relationships/hyperlink" Target="https://www.amazon.com/WS-POE-12v-10w-Extender-Ethernet-Wanscam-Injectors/dp/B00EBCQ5FM/ref=sr_1_2?ie=UTF8&amp;qid=1474148283&amp;sr=8-2&amp;keywords=wifi+texas+5v" TargetMode="External"/><Relationship Id="rId74" Type="http://schemas.openxmlformats.org/officeDocument/2006/relationships/hyperlink" Target="http://www.raspberrypi.org/camera" TargetMode="External"/><Relationship Id="rId79" Type="http://schemas.openxmlformats.org/officeDocument/2006/relationships/hyperlink" Target="http://ruten-proteus.blogspot.com/2013/02/piface-digital-2012-12-16-wheezy.html" TargetMode="External"/><Relationship Id="rId102" Type="http://schemas.openxmlformats.org/officeDocument/2006/relationships/hyperlink" Target="http://1.bp.blogspot.com/-19Nkh2v-rwc/Uv2-yeuSoNI/AAAAAAAADgE/Bcb2iRye5Bg/s1600/Play-RaspiCam+Remote.jpg" TargetMode="External"/><Relationship Id="rId123" Type="http://schemas.openxmlformats.org/officeDocument/2006/relationships/image" Target="media/image37.png"/><Relationship Id="rId128" Type="http://schemas.openxmlformats.org/officeDocument/2006/relationships/hyperlink" Target="http://1.bp.blogspot.com/-z-V2sekfNco/Uv5Ebu6MAcI/AAAAAAAADho/Mz36gd931s4/s1600/VLC_Open-Stream2-blog.png" TargetMode="External"/><Relationship Id="rId144" Type="http://schemas.openxmlformats.org/officeDocument/2006/relationships/hyperlink" Target="http://hophd.com/wp-content/uploads/2016/04/2016-04-11_17-21-55.png" TargetMode="External"/><Relationship Id="rId149" Type="http://schemas.openxmlformats.org/officeDocument/2006/relationships/hyperlink" Target="https://cgit.freedesktop.org/gstreamer/gst-rtsp-server/" TargetMode="External"/><Relationship Id="rId5" Type="http://schemas.openxmlformats.org/officeDocument/2006/relationships/settings" Target="settings.xml"/><Relationship Id="rId90" Type="http://schemas.openxmlformats.org/officeDocument/2006/relationships/hyperlink" Target="http://2.bp.blogspot.com/-IZuk8ojNAYM/UvxiJ9uIanI/AAAAAAAADfc/FxU72axmMHg/s1600/Pi-Vision-download.jpg" TargetMode="External"/><Relationship Id="rId95" Type="http://schemas.openxmlformats.org/officeDocument/2006/relationships/image" Target="media/image28.jpeg"/><Relationship Id="rId22" Type="http://schemas.openxmlformats.org/officeDocument/2006/relationships/hyperlink" Target="https://www.raspberrypi.org/downloads/" TargetMode="External"/><Relationship Id="rId27" Type="http://schemas.openxmlformats.org/officeDocument/2006/relationships/hyperlink" Target="http://www.linux-projects.org/" TargetMode="External"/><Relationship Id="rId43" Type="http://schemas.openxmlformats.org/officeDocument/2006/relationships/hyperlink" Target="https://2.bp.blogspot.com/-I_OzHQcbZbA/Vn1OZD_e-SI/AAAAAAAAJzQ/ip5k1Y_yXu0/s1600/184281_LB_00_FB.EPS_1000.jpg" TargetMode="External"/><Relationship Id="rId48" Type="http://schemas.openxmlformats.org/officeDocument/2006/relationships/image" Target="media/image15.png"/><Relationship Id="rId64" Type="http://schemas.openxmlformats.org/officeDocument/2006/relationships/hyperlink" Target="https://sourceforge.net/projects/win32diskimager/" TargetMode="External"/><Relationship Id="rId69" Type="http://schemas.openxmlformats.org/officeDocument/2006/relationships/hyperlink" Target="https://community.ubnt.com/ubnt/attachments/ubnt/airVision_board/54835/2/RTSP%20Screen%20Calculator.zip" TargetMode="External"/><Relationship Id="rId113" Type="http://schemas.openxmlformats.org/officeDocument/2006/relationships/image" Target="media/image32.png"/><Relationship Id="rId118" Type="http://schemas.openxmlformats.org/officeDocument/2006/relationships/hyperlink" Target="http://4.bp.blogspot.com/-Xyx0GLNMwhM/UvwH_m9ql1I/AAAAAAAADd4/Gv0U-KFFR8k/s1600/cam-vcl-stream-blog.jpg" TargetMode="External"/><Relationship Id="rId134" Type="http://schemas.openxmlformats.org/officeDocument/2006/relationships/hyperlink" Target="https://wiki.videolan.org/VLC_command-line_help/" TargetMode="External"/><Relationship Id="rId139" Type="http://schemas.openxmlformats.org/officeDocument/2006/relationships/hyperlink" Target="http://hophd.com/author/admin/" TargetMode="External"/><Relationship Id="rId80" Type="http://schemas.openxmlformats.org/officeDocument/2006/relationships/hyperlink" Target="http://www.ione-usa.com/ione-scorpius-p6-slim-panel-mount-touchpad-keyboard.html" TargetMode="External"/><Relationship Id="rId85" Type="http://schemas.openxmlformats.org/officeDocument/2006/relationships/image" Target="media/image24.jpeg"/><Relationship Id="rId150" Type="http://schemas.openxmlformats.org/officeDocument/2006/relationships/hyperlink" Target="https://github.com/mpromonet/v4l2rtspserver" TargetMode="External"/><Relationship Id="rId12" Type="http://schemas.openxmlformats.org/officeDocument/2006/relationships/hyperlink" Target="https://3.bp.blogspot.com/-8BtuOkpp5uY/Vc8wf1YpsqI/AAAAAAAAI_4/CPtilGwcrvc/s1600/Pi2ModB1GB_-comp.jpeg" TargetMode="External"/><Relationship Id="rId17" Type="http://schemas.openxmlformats.org/officeDocument/2006/relationships/hyperlink" Target="https://4.bp.blogspot.com/-Wb6V1UU2jFg/Vc8yFZRPe_I/AAAAAAAAJAE/ZmSuEgCYSaI/s1600/31Iu6ulWyPL.jpg" TargetMode="External"/><Relationship Id="rId25" Type="http://schemas.openxmlformats.org/officeDocument/2006/relationships/image" Target="media/image6.png"/><Relationship Id="rId33" Type="http://schemas.openxmlformats.org/officeDocument/2006/relationships/hyperlink" Target="https://3.bp.blogspot.com/-fiGM4RRJDow/VdBfVPmMFqI/AAAAAAAAJBE/PIzaXHaOsQw/s1600/disconnected.PNG" TargetMode="External"/><Relationship Id="rId38" Type="http://schemas.openxmlformats.org/officeDocument/2006/relationships/image" Target="media/image10.jpeg"/><Relationship Id="rId46" Type="http://schemas.openxmlformats.org/officeDocument/2006/relationships/image" Target="media/image14.jpeg"/><Relationship Id="rId59" Type="http://schemas.openxmlformats.org/officeDocument/2006/relationships/hyperlink" Target="https://find-a-poe.com/product/1-35mm-ra-4x/" TargetMode="External"/><Relationship Id="rId67" Type="http://schemas.openxmlformats.org/officeDocument/2006/relationships/hyperlink" Target="https://www.bitpi.co/2015/03/18/raspberry-pi-surveillance-monitor/" TargetMode="External"/><Relationship Id="rId103" Type="http://schemas.openxmlformats.org/officeDocument/2006/relationships/image" Target="media/image30.jpeg"/><Relationship Id="rId108" Type="http://schemas.openxmlformats.org/officeDocument/2006/relationships/hyperlink" Target="http://get.videolan.org/vlc/2.1.3/win32/vlc-2.1.3-win32.zip" TargetMode="External"/><Relationship Id="rId116" Type="http://schemas.openxmlformats.org/officeDocument/2006/relationships/hyperlink" Target="http://3.bp.blogspot.com/-IgT3VtjHBOs/Uv3XF7utdII/AAAAAAAADgo/WsXp_GllP0c/s1600/Screenshot_2014-02-14-16-39-47-blog.png" TargetMode="External"/><Relationship Id="rId124" Type="http://schemas.openxmlformats.org/officeDocument/2006/relationships/hyperlink" Target="http://1.bp.blogspot.com/-6Dbw3EcoAFA/UvxKGcxwkaI/AAAAAAAADes/MTar30evTpw/s1600/Screenshot_2014-02-13-12-23-21-blog.png" TargetMode="External"/><Relationship Id="rId129" Type="http://schemas.openxmlformats.org/officeDocument/2006/relationships/image" Target="media/image40.png"/><Relationship Id="rId137" Type="http://schemas.openxmlformats.org/officeDocument/2006/relationships/hyperlink" Target="http://www.videolan.org/doc/vlc-user-guide/en/ch04.html" TargetMode="External"/><Relationship Id="rId20" Type="http://schemas.openxmlformats.org/officeDocument/2006/relationships/image" Target="media/image5.jpeg"/><Relationship Id="rId41" Type="http://schemas.openxmlformats.org/officeDocument/2006/relationships/hyperlink" Target="https://2.bp.blogspot.com/-QSqDiONTzVM/Vn1OC2EDOcI/AAAAAAAAJzI/LDA2iNfyH_8/s1600/Harvatek-HE3-290AC.jpg" TargetMode="External"/><Relationship Id="rId54" Type="http://schemas.openxmlformats.org/officeDocument/2006/relationships/image" Target="media/image18.png"/><Relationship Id="rId62" Type="http://schemas.openxmlformats.org/officeDocument/2006/relationships/image" Target="media/image20.jpeg"/><Relationship Id="rId70" Type="http://schemas.openxmlformats.org/officeDocument/2006/relationships/image" Target="media/image22.png"/><Relationship Id="rId75" Type="http://schemas.openxmlformats.org/officeDocument/2006/relationships/hyperlink" Target="https://github.com/raspberrypi/userland/blob/master/host_applications/linux/apps/raspicam/RaspiCamDocs.odt" TargetMode="External"/><Relationship Id="rId83" Type="http://schemas.openxmlformats.org/officeDocument/2006/relationships/hyperlink" Target="http://www.intel.com/content/www/us/en/wireless-products/centrino-wireless-n-2230.html" TargetMode="External"/><Relationship Id="rId88" Type="http://schemas.openxmlformats.org/officeDocument/2006/relationships/hyperlink" Target="http://heywhatsthebigidea.net/projects/pi-vision-a-raspberry-pi-camera-controller/" TargetMode="External"/><Relationship Id="rId91" Type="http://schemas.openxmlformats.org/officeDocument/2006/relationships/image" Target="media/image26.jpeg"/><Relationship Id="rId96" Type="http://schemas.openxmlformats.org/officeDocument/2006/relationships/hyperlink" Target="https://play.google.com/store?hl=zh-TW&amp;tab=w8" TargetMode="External"/><Relationship Id="rId111" Type="http://schemas.openxmlformats.org/officeDocument/2006/relationships/image" Target="media/image31.png"/><Relationship Id="rId132" Type="http://schemas.openxmlformats.org/officeDocument/2006/relationships/hyperlink" Target="http://goo.gl/xyKt7Z" TargetMode="External"/><Relationship Id="rId140" Type="http://schemas.openxmlformats.org/officeDocument/2006/relationships/hyperlink" Target="http://hophd.com/category/raspberry-pi/" TargetMode="External"/><Relationship Id="rId145" Type="http://schemas.openxmlformats.org/officeDocument/2006/relationships/image" Target="media/image42.png"/><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ourceforge.net/projects/win32diskimager/" TargetMode="External"/><Relationship Id="rId28" Type="http://schemas.openxmlformats.org/officeDocument/2006/relationships/hyperlink" Target="https://github.com/mpromonet/h264_v4l2_rtspserver" TargetMode="External"/><Relationship Id="rId36" Type="http://schemas.openxmlformats.org/officeDocument/2006/relationships/image" Target="media/image9.jpeg"/><Relationship Id="rId49" Type="http://schemas.openxmlformats.org/officeDocument/2006/relationships/hyperlink" Target="https://2.bp.blogspot.com/-dl9T5wLETUw/Vn1cPuwkz7I/AAAAAAAAJ0E/E8cxKF8KhTY/s1600/circuit+picture.png" TargetMode="External"/><Relationship Id="rId57" Type="http://schemas.openxmlformats.org/officeDocument/2006/relationships/hyperlink" Target="https://www.amazon.com/Raspberry-Pi-RASP-PI-3-Model-Motherboard/dp/B01CD5VC92/ref=sr_1_3?s=pc&amp;ie=UTF8&amp;qid=1474148564&amp;sr=1-3&amp;keywords=raspberry+pi+3" TargetMode="External"/><Relationship Id="rId106" Type="http://schemas.openxmlformats.org/officeDocument/2006/relationships/hyperlink" Target="http://get.videolan.org/vlc/2.1.3/win32/vlc-2.1.3-win32.exe" TargetMode="External"/><Relationship Id="rId114" Type="http://schemas.openxmlformats.org/officeDocument/2006/relationships/hyperlink" Target="http://4.bp.blogspot.com/-u0TgeU4TdJU/UvwH-FOQpJI/AAAAAAAADdY/lQ-Q4X1K_70/s1600/Screenshot_2014-02-13-07-03-23.png" TargetMode="External"/><Relationship Id="rId119" Type="http://schemas.openxmlformats.org/officeDocument/2006/relationships/image" Target="media/image35.jpeg"/><Relationship Id="rId127" Type="http://schemas.openxmlformats.org/officeDocument/2006/relationships/image" Target="media/image39.jpeg"/><Relationship Id="rId10" Type="http://schemas.openxmlformats.org/officeDocument/2006/relationships/hyperlink" Target="http://ronnyvdbr.github.io/RaspberryIPCamera/" TargetMode="External"/><Relationship Id="rId31" Type="http://schemas.openxmlformats.org/officeDocument/2006/relationships/hyperlink" Target="https://2.bp.blogspot.com/-4N5RLLk6C80/VdBbzEyeINI/AAAAAAAAJA4/8I3v7lUBwgk/s1600/surveillance+station+ip+camer+add.PNG" TargetMode="External"/><Relationship Id="rId44" Type="http://schemas.openxmlformats.org/officeDocument/2006/relationships/image" Target="media/image13.jpeg"/><Relationship Id="rId52" Type="http://schemas.openxmlformats.org/officeDocument/2006/relationships/image" Target="media/image17.png"/><Relationship Id="rId60" Type="http://schemas.openxmlformats.org/officeDocument/2006/relationships/hyperlink" Target="https://www.amazon.com/Twisted-Veins-Adapter-Supports-Ethernet/dp/B00FX6KO8Y/ref=sr_1_1?ie=UTF8&amp;qid=1474148471&amp;sr=8-1&amp;keywords=1ft+hdmi" TargetMode="External"/><Relationship Id="rId65" Type="http://schemas.openxmlformats.org/officeDocument/2006/relationships/hyperlink" Target="http://www.chiark.greenend.org.uk/~sgtatham/putty/download.html" TargetMode="External"/><Relationship Id="rId73" Type="http://schemas.openxmlformats.org/officeDocument/2006/relationships/image" Target="media/image23.png"/><Relationship Id="rId78" Type="http://schemas.openxmlformats.org/officeDocument/2006/relationships/hyperlink" Target="http://www.electronicsdatasheets.com/download/5195f320e34e247728000001.pdf?format=pdf" TargetMode="External"/><Relationship Id="rId81" Type="http://schemas.openxmlformats.org/officeDocument/2006/relationships/hyperlink" Target="http://goods.ruten.com.tw/item/show?21211167147160" TargetMode="External"/><Relationship Id="rId86" Type="http://schemas.openxmlformats.org/officeDocument/2006/relationships/hyperlink" Target="http://3.bp.blogspot.com/-WEprb2hEYLY/UvxWfl3byoI/AAAAAAAADfI/PtiRbSYDiMA/s1600/2014-01-07-raspi-config-SSH.jpg" TargetMode="External"/><Relationship Id="rId94" Type="http://schemas.openxmlformats.org/officeDocument/2006/relationships/hyperlink" Target="http://1.bp.blogspot.com/-qPMbmhKPShE/Uv2eYmiDfAI/AAAAAAAADfs/3McOUomE_8s/s1600/Desktop-PiVision-crop-blog.jpg" TargetMode="External"/><Relationship Id="rId99" Type="http://schemas.openxmlformats.org/officeDocument/2006/relationships/hyperlink" Target="http://1.bp.blogspot.com/-UX8HbbMKKl0/Uv2-xatfxoI/AAAAAAAADf8/BPv1SHtVQBs/s1600/Play-MX_Player.jpg" TargetMode="External"/><Relationship Id="rId101" Type="http://schemas.openxmlformats.org/officeDocument/2006/relationships/hyperlink" Target="https://play.google.com/store" TargetMode="External"/><Relationship Id="rId122" Type="http://schemas.openxmlformats.org/officeDocument/2006/relationships/hyperlink" Target="http://4.bp.blogspot.com/-IaSIvRS5ZLI/Uv45ZeNi6wI/AAAAAAAADhE/zxIh7KsUAHU/s1600/Screenshot_2014-02-14-23-35-47-blog.png" TargetMode="External"/><Relationship Id="rId130" Type="http://schemas.openxmlformats.org/officeDocument/2006/relationships/hyperlink" Target="http://1.bp.blogspot.com/-rksoQ5qZNo4/Uv47obD8IdI/AAAAAAAADhQ/6gzbmjipE4g/s1600/RasPi-MultiStreaming-to-win8-blog.jpg" TargetMode="External"/><Relationship Id="rId135" Type="http://schemas.openxmlformats.org/officeDocument/2006/relationships/hyperlink" Target="https://wiki.videolan.org/Documentation:Streaming_HowTo/Command_Line_Examples/" TargetMode="External"/><Relationship Id="rId143" Type="http://schemas.openxmlformats.org/officeDocument/2006/relationships/hyperlink" Target="http://0.0.0.0:5000/" TargetMode="External"/><Relationship Id="rId148" Type="http://schemas.openxmlformats.org/officeDocument/2006/relationships/hyperlink" Target="https://github.com/thaytan/gst-rpicamsrc.git" TargetMode="External"/><Relationship Id="rId151" Type="http://schemas.openxmlformats.org/officeDocument/2006/relationships/hyperlink" Target="https://github.com/thaytan/gst-rpicamsrc" TargetMode="External"/><Relationship Id="rId4" Type="http://schemas.microsoft.com/office/2007/relationships/stylesWithEffects" Target="stylesWithEffects.xml"/><Relationship Id="rId9" Type="http://schemas.openxmlformats.org/officeDocument/2006/relationships/hyperlink" Target="http://www.live555.com/" TargetMode="External"/><Relationship Id="rId13" Type="http://schemas.openxmlformats.org/officeDocument/2006/relationships/image" Target="media/image2.jpeg"/><Relationship Id="rId18" Type="http://schemas.openxmlformats.org/officeDocument/2006/relationships/image" Target="media/image4.jpeg"/><Relationship Id="rId39" Type="http://schemas.openxmlformats.org/officeDocument/2006/relationships/hyperlink" Target="https://4.bp.blogspot.com/-cQ_A4mP7PsY/Vn1NKEaESzI/AAAAAAAAJzA/TlWFtBJh0a8/s1600/bc557.gif" TargetMode="External"/><Relationship Id="rId109" Type="http://schemas.openxmlformats.org/officeDocument/2006/relationships/hyperlink" Target="https://code.google.com/p/mplayer-for-windows/downloads/list" TargetMode="External"/><Relationship Id="rId34" Type="http://schemas.openxmlformats.org/officeDocument/2006/relationships/image" Target="media/image8.png"/><Relationship Id="rId50" Type="http://schemas.openxmlformats.org/officeDocument/2006/relationships/image" Target="media/image16.png"/><Relationship Id="rId55" Type="http://schemas.openxmlformats.org/officeDocument/2006/relationships/hyperlink" Target="http://www.lirc.org/" TargetMode="External"/><Relationship Id="rId76" Type="http://schemas.openxmlformats.org/officeDocument/2006/relationships/hyperlink" Target="http://goo.gl/xyKt7Z" TargetMode="External"/><Relationship Id="rId97" Type="http://schemas.openxmlformats.org/officeDocument/2006/relationships/hyperlink" Target="https://play.google.com/store/apps/details?id=com.mxtech.videoplayer.ad" TargetMode="External"/><Relationship Id="rId104" Type="http://schemas.openxmlformats.org/officeDocument/2006/relationships/hyperlink" Target="https://play.google.com/store" TargetMode="External"/><Relationship Id="rId120" Type="http://schemas.openxmlformats.org/officeDocument/2006/relationships/hyperlink" Target="http://2.bp.blogspot.com/-MshUYF17ow0/Uv3axTrT9yI/AAAAAAAADg0/9wJJanZq1BM/s1600/Screenshot_2014-02-14-16-54-50-crop-blog.png" TargetMode="External"/><Relationship Id="rId125" Type="http://schemas.openxmlformats.org/officeDocument/2006/relationships/image" Target="media/image38.png"/><Relationship Id="rId141" Type="http://schemas.openxmlformats.org/officeDocument/2006/relationships/hyperlink" Target="http://hophd.com/raspberry-pi-python-flask-video-streaming/" TargetMode="External"/><Relationship Id="rId146" Type="http://schemas.openxmlformats.org/officeDocument/2006/relationships/hyperlink" Target="https://github.com/mpromonet/h264_v4l2_rtspserver" TargetMode="External"/><Relationship Id="rId7" Type="http://schemas.openxmlformats.org/officeDocument/2006/relationships/hyperlink" Target="https://3.bp.blogspot.com/-OrDGaEgV49E/VU8D5YWThCI/AAAAAAAAIxs/_SiFar6yj5E/s1600/raspberrypi-2.jpg" TargetMode="External"/><Relationship Id="rId71" Type="http://schemas.openxmlformats.org/officeDocument/2006/relationships/hyperlink" Target="http://goods.ruten.com.tw/item/show?21307201184919" TargetMode="External"/><Relationship Id="rId92" Type="http://schemas.openxmlformats.org/officeDocument/2006/relationships/hyperlink" Target="http://2.bp.blogspot.com/-ODggHXHmsno/UvwH_Zo2EiI/AAAAAAAADds/7ejZpoQ_Yzo/s1600/Desktop-PiVision-blog.jpg" TargetMode="External"/><Relationship Id="rId2" Type="http://schemas.openxmlformats.org/officeDocument/2006/relationships/numbering" Target="numbering.xml"/><Relationship Id="rId29" Type="http://schemas.openxmlformats.org/officeDocument/2006/relationships/hyperlink" Target="https://github.com/" TargetMode="External"/><Relationship Id="rId24" Type="http://schemas.openxmlformats.org/officeDocument/2006/relationships/hyperlink" Target="https://4.bp.blogspot.com/-TZlVfNJxqp4/VdAzF_-_KxI/AAAAAAAAJAs/V8cx1zQ1KtA/s1600/raspi-config.png" TargetMode="External"/><Relationship Id="rId40" Type="http://schemas.openxmlformats.org/officeDocument/2006/relationships/image" Target="media/image11.gif"/><Relationship Id="rId45" Type="http://schemas.openxmlformats.org/officeDocument/2006/relationships/hyperlink" Target="https://3.bp.blogspot.com/-q9_i5uIBJVs/Vn1OyE8xTMI/AAAAAAAAJzY/EOJL_VGLFk0/s1600/5133AefitML._SX342_.jpg" TargetMode="External"/><Relationship Id="rId66" Type="http://schemas.openxmlformats.org/officeDocument/2006/relationships/hyperlink" Target="https://community.spiceworks.com/how_to/123787-raspberry-pi-powered-surveillance-camera-monitoring-display" TargetMode="External"/><Relationship Id="rId87" Type="http://schemas.openxmlformats.org/officeDocument/2006/relationships/image" Target="media/image25.jpeg"/><Relationship Id="rId110" Type="http://schemas.openxmlformats.org/officeDocument/2006/relationships/hyperlink" Target="http://1.bp.blogspot.com/-vqquX8pA9JE/Uv3TQmrvk2I/AAAAAAAADgU/COVDiKW9-BE/s1600/Screenshot_2014-02-14-16-22-38-crop-blog.png" TargetMode="External"/><Relationship Id="rId115" Type="http://schemas.openxmlformats.org/officeDocument/2006/relationships/image" Target="media/image33.png"/><Relationship Id="rId131" Type="http://schemas.openxmlformats.org/officeDocument/2006/relationships/image" Target="media/image41.jpeg"/><Relationship Id="rId136" Type="http://schemas.openxmlformats.org/officeDocument/2006/relationships/hyperlink" Target="http://www.videolan.org/doc/vlc-user-guide/en/index.html" TargetMode="External"/><Relationship Id="rId61" Type="http://schemas.openxmlformats.org/officeDocument/2006/relationships/image" Target="media/image19.jpeg"/><Relationship Id="rId82" Type="http://schemas.openxmlformats.org/officeDocument/2006/relationships/hyperlink" Target="http://www.buffalo-tech.com.tw/product.php?T_Id=1&amp;P_Id=155" TargetMode="External"/><Relationship Id="rId152" Type="http://schemas.openxmlformats.org/officeDocument/2006/relationships/fontTable" Target="fontTable.xml"/><Relationship Id="rId19" Type="http://schemas.openxmlformats.org/officeDocument/2006/relationships/hyperlink" Target="https://3.bp.blogspot.com/-oCqqRIHeKoo/Vc8y6_9Td4I/AAAAAAAAJAM/LNtVhzS_cGM/s1600/SpyPiCAM5.jpg" TargetMode="External"/><Relationship Id="rId14" Type="http://schemas.openxmlformats.org/officeDocument/2006/relationships/hyperlink" Target="https://4.bp.blogspot.com/-vPXeVqaFoXM/Vc8z6eQallI/AAAAAAAAJAY/0XA-cT_v2jg/s1600/034718_BB_00_FB.EPS_1000.jpg" TargetMode="External"/><Relationship Id="rId30" Type="http://schemas.openxmlformats.org/officeDocument/2006/relationships/hyperlink" Target="https://github.com/mpromonet" TargetMode="External"/><Relationship Id="rId35" Type="http://schemas.openxmlformats.org/officeDocument/2006/relationships/hyperlink" Target="https://2.bp.blogspot.com/-2KdXELhM1X0/Vn1EH7aTtaI/AAAAAAAAJys/3OagzqR2wzo/s1600/20151225_141243.jpg" TargetMode="External"/><Relationship Id="rId56" Type="http://schemas.openxmlformats.org/officeDocument/2006/relationships/hyperlink" Target="https://github.com/alexbain/lirc_web" TargetMode="External"/><Relationship Id="rId77" Type="http://schemas.openxmlformats.org/officeDocument/2006/relationships/hyperlink" Target="http://www.farnell.com/datasheets/1722614.pdf" TargetMode="External"/><Relationship Id="rId100" Type="http://schemas.openxmlformats.org/officeDocument/2006/relationships/image" Target="media/image29.jpeg"/><Relationship Id="rId105" Type="http://schemas.openxmlformats.org/officeDocument/2006/relationships/hyperlink" Target="http://www.videolan.org/vlc/download-windows.html" TargetMode="External"/><Relationship Id="rId126" Type="http://schemas.openxmlformats.org/officeDocument/2006/relationships/hyperlink" Target="http://2.bp.blogspot.com/-Z8htwO1-1hY/Uv5EbgcZ-wI/AAAAAAAADhk/E9fP0tGVkVU/s1600/VLC_Open-Stream-blog.jpg" TargetMode="External"/><Relationship Id="rId147" Type="http://schemas.openxmlformats.org/officeDocument/2006/relationships/hyperlink" Target="https://github.com/mpromonet/h264_v4l2_rtspserver.git" TargetMode="External"/><Relationship Id="rId8" Type="http://schemas.openxmlformats.org/officeDocument/2006/relationships/image" Target="media/image1.jpeg"/><Relationship Id="rId51" Type="http://schemas.openxmlformats.org/officeDocument/2006/relationships/hyperlink" Target="https://2.bp.blogspot.com/-KjOkBNvMs7w/Vn1WoLF_DcI/AAAAAAAAJz0/WDRX6-UTHaY/s1600/ir+receiver+schematic.png" TargetMode="External"/><Relationship Id="rId72" Type="http://schemas.openxmlformats.org/officeDocument/2006/relationships/hyperlink" Target="http://4.bp.blogspot.com/-hcpse8eSTvU/UvwKPxgie2I/AAAAAAAADeY/9xJtr2TowwI/s1600/RasPi-wi-CAM.png" TargetMode="External"/><Relationship Id="rId93" Type="http://schemas.openxmlformats.org/officeDocument/2006/relationships/image" Target="media/image27.jpeg"/><Relationship Id="rId98" Type="http://schemas.openxmlformats.org/officeDocument/2006/relationships/hyperlink" Target="https://play.google.com/store/apps/details?id=com.pibits.raspberrypiremotecam" TargetMode="External"/><Relationship Id="rId121" Type="http://schemas.openxmlformats.org/officeDocument/2006/relationships/image" Target="media/image36.png"/><Relationship Id="rId142" Type="http://schemas.openxmlformats.org/officeDocument/2006/relationships/hyperlink" Target="http://blog.miguelgrinberg.com/post/video-streaming-with-flask" TargetMode="Externa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682704-EC1E-4E5A-8381-3EEB02680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63</Pages>
  <Words>9789</Words>
  <Characters>55801</Characters>
  <Application>Microsoft Office Word</Application>
  <DocSecurity>0</DocSecurity>
  <Lines>465</Lines>
  <Paragraphs>130</Paragraphs>
  <ScaleCrop>false</ScaleCrop>
  <Company>Hewlett-Packard Company</Company>
  <LinksUpToDate>false</LinksUpToDate>
  <CharactersWithSpaces>65460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RDPC1021</dc:creator>
  <cp:lastModifiedBy>RDPC1021</cp:lastModifiedBy>
  <cp:revision>6</cp:revision>
  <dcterms:created xsi:type="dcterms:W3CDTF">2018-02-22T05:49:00Z</dcterms:created>
  <dcterms:modified xsi:type="dcterms:W3CDTF">2018-02-22T06:32:00Z</dcterms:modified>
</cp:coreProperties>
</file>